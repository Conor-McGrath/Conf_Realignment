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802D6" w14:textId="141856AD" w:rsidR="00691113" w:rsidRDefault="00CF63F0">
      <w:pPr>
        <w:rPr>
          <w:rFonts w:ascii="Georgia Pro" w:hAnsi="Georgia Pro" w:cs="Calibri"/>
          <w:sz w:val="44"/>
          <w:szCs w:val="44"/>
        </w:rPr>
      </w:pPr>
      <w:r>
        <w:rPr>
          <w:rFonts w:ascii="Georgia Pro" w:hAnsi="Georgia Pro" w:cs="Calibri"/>
          <w:sz w:val="44"/>
          <w:szCs w:val="44"/>
        </w:rPr>
        <w:t>C</w:t>
      </w:r>
      <w:r w:rsidR="00557854">
        <w:rPr>
          <w:rFonts w:ascii="Georgia Pro" w:hAnsi="Georgia Pro" w:cs="Calibri"/>
          <w:sz w:val="44"/>
          <w:szCs w:val="44"/>
        </w:rPr>
        <w:t>OVID</w:t>
      </w:r>
      <w:r>
        <w:rPr>
          <w:rFonts w:ascii="Georgia Pro" w:hAnsi="Georgia Pro" w:cs="Calibri"/>
          <w:sz w:val="44"/>
          <w:szCs w:val="44"/>
        </w:rPr>
        <w:t>-19 is threatening college sports. Conference realignment can save them.</w:t>
      </w:r>
      <w:r w:rsidR="00E501B4">
        <w:rPr>
          <w:rFonts w:ascii="Georgia Pro" w:hAnsi="Georgia Pro" w:cs="Calibri"/>
          <w:sz w:val="44"/>
          <w:szCs w:val="44"/>
        </w:rPr>
        <w:t xml:space="preserve"> </w:t>
      </w:r>
    </w:p>
    <w:p w14:paraId="0E3F9D80" w14:textId="6DA426DB" w:rsidR="002D44E9" w:rsidRDefault="00CF63F0" w:rsidP="002D44E9">
      <w:pPr>
        <w:rPr>
          <w:rFonts w:ascii="Georgia Pro" w:hAnsi="Georgia Pro" w:cs="Calibri"/>
          <w:sz w:val="18"/>
          <w:szCs w:val="18"/>
        </w:rPr>
      </w:pPr>
      <w:r w:rsidRPr="00557854">
        <w:rPr>
          <w:rFonts w:ascii="Georgia Pro" w:hAnsi="Georgia Pro" w:cs="Calibri"/>
          <w:sz w:val="18"/>
          <w:szCs w:val="18"/>
        </w:rPr>
        <w:t>By: Conor McGrath</w:t>
      </w:r>
    </w:p>
    <w:p w14:paraId="4D737F64" w14:textId="77777777" w:rsidR="002D44E9" w:rsidRPr="002D44E9" w:rsidRDefault="002D44E9" w:rsidP="002D44E9">
      <w:pPr>
        <w:rPr>
          <w:rFonts w:ascii="Georgia Pro" w:hAnsi="Georgia Pro" w:cs="Calibri"/>
          <w:sz w:val="18"/>
          <w:szCs w:val="18"/>
        </w:rPr>
      </w:pPr>
    </w:p>
    <w:p w14:paraId="62C67F6E" w14:textId="21AF9F31" w:rsidR="000062F8" w:rsidRDefault="00A660F8" w:rsidP="002D44E9">
      <w:pPr>
        <w:spacing w:line="276" w:lineRule="auto"/>
        <w:rPr>
          <w:rFonts w:ascii="Georgia Pro" w:hAnsi="Georgia Pro" w:cs="Calibri"/>
        </w:rPr>
      </w:pPr>
      <w:r>
        <w:rPr>
          <w:rFonts w:ascii="Georgia Pro" w:hAnsi="Georgia Pro" w:cs="Calibri"/>
        </w:rPr>
        <w:t xml:space="preserve">COVID-19 has called into question many of the so-called “norms” in our lives. </w:t>
      </w:r>
      <w:r w:rsidR="006F5C78">
        <w:rPr>
          <w:rFonts w:ascii="Georgia Pro" w:hAnsi="Georgia Pro" w:cs="Calibri"/>
        </w:rPr>
        <w:t>Should I continue paying a high rent for</w:t>
      </w:r>
      <w:r>
        <w:rPr>
          <w:rFonts w:ascii="Georgia Pro" w:hAnsi="Georgia Pro" w:cs="Calibri"/>
        </w:rPr>
        <w:t xml:space="preserve"> a tiny apartment in a </w:t>
      </w:r>
      <w:r w:rsidR="006F5C78">
        <w:rPr>
          <w:rFonts w:ascii="Georgia Pro" w:hAnsi="Georgia Pro" w:cs="Calibri"/>
        </w:rPr>
        <w:t xml:space="preserve">crowded </w:t>
      </w:r>
      <w:r>
        <w:rPr>
          <w:rFonts w:ascii="Georgia Pro" w:hAnsi="Georgia Pro" w:cs="Calibri"/>
        </w:rPr>
        <w:t>city? Is it necessary to travel to so many in-person business meetings?</w:t>
      </w:r>
      <w:r w:rsidR="006F5C78">
        <w:rPr>
          <w:rFonts w:ascii="Georgia Pro" w:hAnsi="Georgia Pro" w:cs="Calibri"/>
        </w:rPr>
        <w:t xml:space="preserve"> Do I really need to be ordering takeout five days a week?</w:t>
      </w:r>
      <w:r>
        <w:rPr>
          <w:rFonts w:ascii="Georgia Pro" w:hAnsi="Georgia Pro" w:cs="Calibri"/>
        </w:rPr>
        <w:t xml:space="preserve"> COVID-19 has forced many people and organizations to </w:t>
      </w:r>
      <w:r w:rsidR="000062F8">
        <w:rPr>
          <w:rFonts w:ascii="Georgia Pro" w:hAnsi="Georgia Pro" w:cs="Calibri"/>
        </w:rPr>
        <w:t>reflect</w:t>
      </w:r>
      <w:r>
        <w:rPr>
          <w:rFonts w:ascii="Georgia Pro" w:hAnsi="Georgia Pro" w:cs="Calibri"/>
        </w:rPr>
        <w:t xml:space="preserve"> and </w:t>
      </w:r>
      <w:r w:rsidR="000062F8">
        <w:rPr>
          <w:rFonts w:ascii="Georgia Pro" w:hAnsi="Georgia Pro" w:cs="Calibri"/>
        </w:rPr>
        <w:t xml:space="preserve">perform </w:t>
      </w:r>
      <w:r>
        <w:rPr>
          <w:rFonts w:ascii="Georgia Pro" w:hAnsi="Georgia Pro" w:cs="Calibri"/>
        </w:rPr>
        <w:t xml:space="preserve">thoughtful cost-benefit </w:t>
      </w:r>
      <w:r w:rsidR="000062F8">
        <w:rPr>
          <w:rFonts w:ascii="Georgia Pro" w:hAnsi="Georgia Pro" w:cs="Calibri"/>
        </w:rPr>
        <w:t>calculations</w:t>
      </w:r>
      <w:r>
        <w:rPr>
          <w:rFonts w:ascii="Georgia Pro" w:hAnsi="Georgia Pro" w:cs="Calibri"/>
        </w:rPr>
        <w:t xml:space="preserve"> o</w:t>
      </w:r>
      <w:r w:rsidR="000062F8">
        <w:rPr>
          <w:rFonts w:ascii="Georgia Pro" w:hAnsi="Georgia Pro" w:cs="Calibri"/>
        </w:rPr>
        <w:t>n</w:t>
      </w:r>
      <w:r>
        <w:rPr>
          <w:rFonts w:ascii="Georgia Pro" w:hAnsi="Georgia Pro" w:cs="Calibri"/>
        </w:rPr>
        <w:t xml:space="preserve"> their standard operating procedures. After what has been a devastating year financially, it</w:t>
      </w:r>
      <w:r w:rsidR="00C274AB">
        <w:rPr>
          <w:rFonts w:ascii="Georgia Pro" w:hAnsi="Georgia Pro" w:cs="Calibri"/>
        </w:rPr>
        <w:t xml:space="preserve"> i</w:t>
      </w:r>
      <w:r>
        <w:rPr>
          <w:rFonts w:ascii="Georgia Pro" w:hAnsi="Georgia Pro" w:cs="Calibri"/>
        </w:rPr>
        <w:t xml:space="preserve">s about time the NCAA does the same </w:t>
      </w:r>
      <w:proofErr w:type="gramStart"/>
      <w:r>
        <w:rPr>
          <w:rFonts w:ascii="Georgia Pro" w:hAnsi="Georgia Pro" w:cs="Calibri"/>
        </w:rPr>
        <w:t>in regards to</w:t>
      </w:r>
      <w:proofErr w:type="gramEnd"/>
      <w:r>
        <w:rPr>
          <w:rFonts w:ascii="Georgia Pro" w:hAnsi="Georgia Pro" w:cs="Calibri"/>
        </w:rPr>
        <w:t xml:space="preserve"> conference affiliation.</w:t>
      </w:r>
    </w:p>
    <w:p w14:paraId="4C88A7E3" w14:textId="73285B64" w:rsidR="002D44E9" w:rsidRDefault="000062F8" w:rsidP="002D44E9">
      <w:pPr>
        <w:spacing w:line="276" w:lineRule="auto"/>
        <w:rPr>
          <w:rFonts w:ascii="Georgia Pro" w:hAnsi="Georgia Pro" w:cs="Calibri"/>
        </w:rPr>
      </w:pPr>
      <w:r>
        <w:rPr>
          <w:rFonts w:ascii="Georgia Pro" w:hAnsi="Georgia Pro" w:cs="Calibri"/>
        </w:rPr>
        <w:t>It is true that COVID-19</w:t>
      </w:r>
      <w:r w:rsidR="009B0F0C">
        <w:rPr>
          <w:rFonts w:ascii="Georgia Pro" w:hAnsi="Georgia Pro" w:cs="Calibri"/>
        </w:rPr>
        <w:t xml:space="preserve"> has directly </w:t>
      </w:r>
      <w:r>
        <w:rPr>
          <w:rFonts w:ascii="Georgia Pro" w:hAnsi="Georgia Pro" w:cs="Calibri"/>
        </w:rPr>
        <w:t>damag</w:t>
      </w:r>
      <w:r w:rsidR="009B0F0C">
        <w:rPr>
          <w:rFonts w:ascii="Georgia Pro" w:hAnsi="Georgia Pro" w:cs="Calibri"/>
        </w:rPr>
        <w:t>ed</w:t>
      </w:r>
      <w:r>
        <w:rPr>
          <w:rFonts w:ascii="Georgia Pro" w:hAnsi="Georgia Pro" w:cs="Calibri"/>
        </w:rPr>
        <w:t xml:space="preserve"> universities </w:t>
      </w:r>
      <w:r w:rsidR="009B0F0C">
        <w:rPr>
          <w:rFonts w:ascii="Georgia Pro" w:hAnsi="Georgia Pro" w:cs="Calibri"/>
        </w:rPr>
        <w:t>financially</w:t>
      </w:r>
      <w:r>
        <w:rPr>
          <w:rFonts w:ascii="Georgia Pro" w:hAnsi="Georgia Pro" w:cs="Calibri"/>
        </w:rPr>
        <w:t xml:space="preserve"> due to cancelled games, </w:t>
      </w:r>
      <w:r w:rsidR="009B0F0C">
        <w:rPr>
          <w:rFonts w:ascii="Georgia Pro" w:hAnsi="Georgia Pro" w:cs="Calibri"/>
        </w:rPr>
        <w:t>limited</w:t>
      </w:r>
      <w:r>
        <w:rPr>
          <w:rFonts w:ascii="Georgia Pro" w:hAnsi="Georgia Pro" w:cs="Calibri"/>
        </w:rPr>
        <w:t xml:space="preserve"> ticket revenue, and increased costs to institute public health procedures. </w:t>
      </w:r>
      <w:r w:rsidR="00DE1D8F">
        <w:rPr>
          <w:rFonts w:ascii="Georgia Pro" w:hAnsi="Georgia Pro" w:cs="Calibri"/>
        </w:rPr>
        <w:t xml:space="preserve">Some athletic departments are facing over </w:t>
      </w:r>
      <w:hyperlink r:id="rId7" w:history="1">
        <w:r w:rsidR="00DE1D8F" w:rsidRPr="00DE1D8F">
          <w:rPr>
            <w:rStyle w:val="Hyperlink"/>
            <w:rFonts w:ascii="Georgia Pro" w:hAnsi="Georgia Pro" w:cs="Calibri"/>
          </w:rPr>
          <w:t>$100 million</w:t>
        </w:r>
      </w:hyperlink>
      <w:r w:rsidR="00DE1D8F">
        <w:rPr>
          <w:rFonts w:ascii="Georgia Pro" w:hAnsi="Georgia Pro" w:cs="Calibri"/>
        </w:rPr>
        <w:t xml:space="preserve"> in budget shortfalls, many have implemented hiring freezes and across the country universities have already </w:t>
      </w:r>
      <w:hyperlink r:id="rId8" w:history="1">
        <w:r w:rsidR="00DE1D8F" w:rsidRPr="00DE1D8F">
          <w:rPr>
            <w:rStyle w:val="Hyperlink"/>
            <w:rFonts w:ascii="Georgia Pro" w:hAnsi="Georgia Pro" w:cs="Calibri"/>
          </w:rPr>
          <w:t>eliminated</w:t>
        </w:r>
      </w:hyperlink>
      <w:r w:rsidR="00DE1D8F">
        <w:rPr>
          <w:rFonts w:ascii="Georgia Pro" w:hAnsi="Georgia Pro" w:cs="Calibri"/>
        </w:rPr>
        <w:t xml:space="preserve"> some of their sports programs to reduce costs. </w:t>
      </w:r>
      <w:r>
        <w:rPr>
          <w:rFonts w:ascii="Georgia Pro" w:hAnsi="Georgia Pro" w:cs="Calibri"/>
        </w:rPr>
        <w:t xml:space="preserve">However, COVID-19 has also highlighted that many athletic departments were struggling financially even before the pandemic hit. </w:t>
      </w:r>
      <w:r w:rsidR="000D6D86">
        <w:rPr>
          <w:rFonts w:ascii="Georgia Pro" w:hAnsi="Georgia Pro" w:cs="Calibri"/>
        </w:rPr>
        <w:t xml:space="preserve">In 2014, over half of Power 5 athletic departments operated at a </w:t>
      </w:r>
      <w:hyperlink r:id="rId9" w:history="1">
        <w:r w:rsidR="000D6D86" w:rsidRPr="000D6D86">
          <w:rPr>
            <w:rStyle w:val="Hyperlink"/>
            <w:rFonts w:ascii="Georgia Pro" w:hAnsi="Georgia Pro" w:cs="Calibri"/>
          </w:rPr>
          <w:t>loss</w:t>
        </w:r>
      </w:hyperlink>
      <w:r w:rsidR="000D6D86">
        <w:rPr>
          <w:rFonts w:ascii="Georgia Pro" w:hAnsi="Georgia Pro" w:cs="Calibri"/>
        </w:rPr>
        <w:t xml:space="preserve">. </w:t>
      </w:r>
      <w:r w:rsidR="00A227DE">
        <w:rPr>
          <w:rFonts w:ascii="Georgia Pro" w:hAnsi="Georgia Pro" w:cs="Calibri"/>
        </w:rPr>
        <w:t xml:space="preserve">Spending has spiraled out of control as universities spend hundreds of millions of dollars on coaching contracts, facilities upgrades, and travel expenses under what is, for the overwhelming majority of schools, a false hope that they can compete with the titans for national championships. This collegiate arms race is coming at the expense of not only </w:t>
      </w:r>
      <w:ins w:id="0" w:author="Conor McGrath" w:date="2021-01-10T23:12:00Z">
        <w:r w:rsidR="002F4F17">
          <w:rPr>
            <w:rFonts w:ascii="Georgia Pro" w:hAnsi="Georgia Pro" w:cs="Calibri"/>
          </w:rPr>
          <w:fldChar w:fldCharType="begin"/>
        </w:r>
        <w:r w:rsidR="002F4F17">
          <w:rPr>
            <w:rFonts w:ascii="Georgia Pro" w:hAnsi="Georgia Pro" w:cs="Calibri"/>
          </w:rPr>
          <w:instrText xml:space="preserve"> HYPERLINK "https://www.si.com/olympics/2020/12/02/clemson-mens-track-and-field-cross-country-video-save-programs" </w:instrText>
        </w:r>
        <w:r w:rsidR="002F4F17">
          <w:rPr>
            <w:rFonts w:ascii="Georgia Pro" w:hAnsi="Georgia Pro" w:cs="Calibri"/>
          </w:rPr>
        </w:r>
        <w:r w:rsidR="002F4F17">
          <w:rPr>
            <w:rFonts w:ascii="Georgia Pro" w:hAnsi="Georgia Pro" w:cs="Calibri"/>
          </w:rPr>
          <w:fldChar w:fldCharType="separate"/>
        </w:r>
        <w:r w:rsidR="00A227DE" w:rsidRPr="002F4F17">
          <w:rPr>
            <w:rStyle w:val="Hyperlink"/>
            <w:rFonts w:ascii="Georgia Pro" w:hAnsi="Georgia Pro" w:cs="Calibri"/>
          </w:rPr>
          <w:t>student-athletes</w:t>
        </w:r>
        <w:r w:rsidR="002F4F17">
          <w:rPr>
            <w:rFonts w:ascii="Georgia Pro" w:hAnsi="Georgia Pro" w:cs="Calibri"/>
          </w:rPr>
          <w:fldChar w:fldCharType="end"/>
        </w:r>
      </w:ins>
      <w:r w:rsidR="00A227DE">
        <w:rPr>
          <w:rFonts w:ascii="Georgia Pro" w:hAnsi="Georgia Pro" w:cs="Calibri"/>
        </w:rPr>
        <w:t xml:space="preserve"> in non-revenue generating sports, but the overall student body who is being asked to pay athletic fees on top of exploding tuition costs while academic programs are being sacrificed through slashed funding. </w:t>
      </w:r>
      <w:r w:rsidR="00C274AB">
        <w:rPr>
          <w:rFonts w:ascii="Georgia Pro" w:hAnsi="Georgia Pro" w:cs="Calibri"/>
        </w:rPr>
        <w:t xml:space="preserve"> </w:t>
      </w:r>
    </w:p>
    <w:p w14:paraId="24AACD27" w14:textId="0DCC26F5" w:rsidR="00C566C5" w:rsidRDefault="009B0F0C" w:rsidP="002D44E9">
      <w:pPr>
        <w:spacing w:line="276" w:lineRule="auto"/>
        <w:rPr>
          <w:rFonts w:ascii="Georgia Pro" w:hAnsi="Georgia Pro" w:cs="Calibri"/>
        </w:rPr>
      </w:pPr>
      <w:r>
        <w:rPr>
          <w:rFonts w:ascii="Georgia Pro" w:hAnsi="Georgia Pro" w:cs="Calibri"/>
        </w:rPr>
        <w:t xml:space="preserve">Conference realignment has partially created this mess, but it can also be a part of the solution. By creating </w:t>
      </w:r>
      <w:r w:rsidR="00A179B3">
        <w:rPr>
          <w:rFonts w:ascii="Georgia Pro" w:hAnsi="Georgia Pro" w:cs="Calibri"/>
        </w:rPr>
        <w:t>conferences with schools that</w:t>
      </w:r>
      <w:r w:rsidR="00C9136D">
        <w:rPr>
          <w:rFonts w:ascii="Georgia Pro" w:hAnsi="Georgia Pro" w:cs="Calibri"/>
        </w:rPr>
        <w:t xml:space="preserve"> </w:t>
      </w:r>
      <w:r w:rsidR="009B5BA0">
        <w:rPr>
          <w:rFonts w:ascii="Georgia Pro" w:hAnsi="Georgia Pro" w:cs="Calibri"/>
        </w:rPr>
        <w:t xml:space="preserve">are </w:t>
      </w:r>
      <w:r w:rsidR="00C9136D">
        <w:rPr>
          <w:rFonts w:ascii="Georgia Pro" w:hAnsi="Georgia Pro" w:cs="Calibri"/>
        </w:rPr>
        <w:t>more</w:t>
      </w:r>
      <w:r w:rsidR="00A179B3">
        <w:rPr>
          <w:rFonts w:ascii="Georgia Pro" w:hAnsi="Georgia Pro" w:cs="Calibri"/>
        </w:rPr>
        <w:t xml:space="preserve"> </w:t>
      </w:r>
      <w:r w:rsidR="009B5BA0">
        <w:rPr>
          <w:rFonts w:ascii="Georgia Pro" w:hAnsi="Georgia Pro" w:cs="Calibri"/>
        </w:rPr>
        <w:t>aligned in their</w:t>
      </w:r>
      <w:r w:rsidR="00A179B3">
        <w:rPr>
          <w:rFonts w:ascii="Georgia Pro" w:hAnsi="Georgia Pro" w:cs="Calibri"/>
        </w:rPr>
        <w:t xml:space="preserve"> vision, are more equally competitive athletically, and </w:t>
      </w:r>
      <w:r w:rsidR="00C9136D">
        <w:rPr>
          <w:rFonts w:ascii="Georgia Pro" w:hAnsi="Georgia Pro" w:cs="Calibri"/>
        </w:rPr>
        <w:t>more geographically proximate, universities can cut spending</w:t>
      </w:r>
      <w:r w:rsidR="00C566C5">
        <w:rPr>
          <w:rFonts w:ascii="Georgia Pro" w:hAnsi="Georgia Pro" w:cs="Calibri"/>
        </w:rPr>
        <w:t xml:space="preserve">, </w:t>
      </w:r>
      <w:r w:rsidR="009B5BA0">
        <w:rPr>
          <w:rFonts w:ascii="Georgia Pro" w:hAnsi="Georgia Pro" w:cs="Calibri"/>
        </w:rPr>
        <w:t>rather than sports</w:t>
      </w:r>
      <w:r w:rsidR="00C566C5">
        <w:rPr>
          <w:rFonts w:ascii="Georgia Pro" w:hAnsi="Georgia Pro" w:cs="Calibri"/>
        </w:rPr>
        <w:t xml:space="preserve">, and </w:t>
      </w:r>
      <w:r w:rsidR="00C9136D">
        <w:rPr>
          <w:rFonts w:ascii="Georgia Pro" w:hAnsi="Georgia Pro" w:cs="Calibri"/>
        </w:rPr>
        <w:t>offer a more entertaining product on the field</w:t>
      </w:r>
      <w:r w:rsidR="00C566C5">
        <w:rPr>
          <w:rFonts w:ascii="Georgia Pro" w:hAnsi="Georgia Pro" w:cs="Calibri"/>
        </w:rPr>
        <w:t>.</w:t>
      </w:r>
    </w:p>
    <w:p w14:paraId="3AD9773F" w14:textId="5F2BCBA1" w:rsidR="00C566C5" w:rsidRDefault="00C566C5" w:rsidP="002D44E9">
      <w:pPr>
        <w:spacing w:line="276" w:lineRule="auto"/>
        <w:rPr>
          <w:rFonts w:ascii="Georgia Pro" w:hAnsi="Georgia Pro" w:cs="Calibri"/>
        </w:rPr>
      </w:pPr>
      <w:r>
        <w:rPr>
          <w:rFonts w:ascii="Georgia Pro" w:hAnsi="Georgia Pro" w:cs="Calibri"/>
        </w:rPr>
        <w:t xml:space="preserve">The following proposal outlines changes </w:t>
      </w:r>
      <w:r w:rsidR="009B7204">
        <w:rPr>
          <w:rFonts w:ascii="Georgia Pro" w:hAnsi="Georgia Pro" w:cs="Calibri"/>
        </w:rPr>
        <w:t>to</w:t>
      </w:r>
      <w:r>
        <w:rPr>
          <w:rFonts w:ascii="Georgia Pro" w:hAnsi="Georgia Pro" w:cs="Calibri"/>
        </w:rPr>
        <w:t xml:space="preserve"> the </w:t>
      </w:r>
      <w:r w:rsidR="009B7204">
        <w:rPr>
          <w:rFonts w:ascii="Georgia Pro" w:hAnsi="Georgia Pro" w:cs="Calibri"/>
        </w:rPr>
        <w:t xml:space="preserve">current </w:t>
      </w:r>
      <w:r>
        <w:rPr>
          <w:rFonts w:ascii="Georgia Pro" w:hAnsi="Georgia Pro" w:cs="Calibri"/>
        </w:rPr>
        <w:t xml:space="preserve">makeup of every Division I conference. </w:t>
      </w:r>
      <w:r w:rsidR="00B93BF8">
        <w:rPr>
          <w:rFonts w:ascii="Georgia Pro" w:hAnsi="Georgia Pro" w:cs="Calibri"/>
        </w:rPr>
        <w:t xml:space="preserve">For Division I FBS, there will be a total of </w:t>
      </w:r>
      <w:r w:rsidR="00E32A3A">
        <w:rPr>
          <w:rFonts w:ascii="Georgia Pro" w:hAnsi="Georgia Pro" w:cs="Calibri"/>
        </w:rPr>
        <w:t>9</w:t>
      </w:r>
      <w:r w:rsidR="00B93BF8">
        <w:rPr>
          <w:rFonts w:ascii="Georgia Pro" w:hAnsi="Georgia Pro" w:cs="Calibri"/>
        </w:rPr>
        <w:t xml:space="preserve"> conferences consisting of “Power 6” conferences and “Group of </w:t>
      </w:r>
      <w:r w:rsidR="00E32A3A">
        <w:rPr>
          <w:rFonts w:ascii="Georgia Pro" w:hAnsi="Georgia Pro" w:cs="Calibri"/>
        </w:rPr>
        <w:t>3</w:t>
      </w:r>
      <w:r w:rsidR="00B93BF8">
        <w:rPr>
          <w:rFonts w:ascii="Georgia Pro" w:hAnsi="Georgia Pro" w:cs="Calibri"/>
        </w:rPr>
        <w:t xml:space="preserve">” conferences. With a max conference size (for football) of </w:t>
      </w:r>
      <w:r w:rsidR="00E0064A">
        <w:rPr>
          <w:rFonts w:ascii="Georgia Pro" w:hAnsi="Georgia Pro" w:cs="Calibri"/>
        </w:rPr>
        <w:t xml:space="preserve">12, the overall number of FBS teams drops from 130 to </w:t>
      </w:r>
      <w:r w:rsidR="00E32A3A">
        <w:rPr>
          <w:rFonts w:ascii="Georgia Pro" w:hAnsi="Georgia Pro" w:cs="Calibri"/>
        </w:rPr>
        <w:t>96</w:t>
      </w:r>
      <w:r w:rsidR="00E0064A">
        <w:rPr>
          <w:rFonts w:ascii="Georgia Pro" w:hAnsi="Georgia Pro" w:cs="Calibri"/>
        </w:rPr>
        <w:t xml:space="preserve"> as many teams are relegated to the less costly FCS while a few are moved up from the sub-division. The new format eliminates divisions within conferences, calls for a uniform 9 game conference schedule with 2 games out of conference and a conference championship</w:t>
      </w:r>
      <w:r w:rsidR="002D44E9">
        <w:rPr>
          <w:rFonts w:ascii="Georgia Pro" w:hAnsi="Georgia Pro" w:cs="Calibri"/>
        </w:rPr>
        <w:t>.</w:t>
      </w:r>
      <w:r w:rsidR="00E0064A">
        <w:rPr>
          <w:rFonts w:ascii="Georgia Pro" w:hAnsi="Georgia Pro" w:cs="Calibri"/>
        </w:rPr>
        <w:t xml:space="preserve"> </w:t>
      </w:r>
      <w:r w:rsidR="002D44E9">
        <w:rPr>
          <w:rFonts w:ascii="Georgia Pro" w:hAnsi="Georgia Pro" w:cs="Calibri"/>
        </w:rPr>
        <w:t>A</w:t>
      </w:r>
      <w:r w:rsidR="00E0064A">
        <w:rPr>
          <w:rFonts w:ascii="Georgia Pro" w:hAnsi="Georgia Pro" w:cs="Calibri"/>
        </w:rPr>
        <w:t xml:space="preserve"> 10</w:t>
      </w:r>
      <w:r w:rsidR="00C274AB">
        <w:rPr>
          <w:rFonts w:ascii="Georgia Pro" w:hAnsi="Georgia Pro" w:cs="Calibri"/>
        </w:rPr>
        <w:t>-</w:t>
      </w:r>
      <w:r w:rsidR="00E0064A">
        <w:rPr>
          <w:rFonts w:ascii="Georgia Pro" w:hAnsi="Georgia Pro" w:cs="Calibri"/>
        </w:rPr>
        <w:t>team playoff</w:t>
      </w:r>
      <w:r w:rsidR="002D44E9">
        <w:rPr>
          <w:rFonts w:ascii="Georgia Pro" w:hAnsi="Georgia Pro" w:cs="Calibri"/>
        </w:rPr>
        <w:t xml:space="preserve"> is instituted giving </w:t>
      </w:r>
      <w:r w:rsidR="00E0064A">
        <w:rPr>
          <w:rFonts w:ascii="Georgia Pro" w:hAnsi="Georgia Pro" w:cs="Calibri"/>
        </w:rPr>
        <w:t xml:space="preserve">each Power 6 champion a bye, while the highest ranked Group of </w:t>
      </w:r>
      <w:r w:rsidR="00E32A3A">
        <w:rPr>
          <w:rFonts w:ascii="Georgia Pro" w:hAnsi="Georgia Pro" w:cs="Calibri"/>
        </w:rPr>
        <w:t>3</w:t>
      </w:r>
      <w:r w:rsidR="00E0064A">
        <w:rPr>
          <w:rFonts w:ascii="Georgia Pro" w:hAnsi="Georgia Pro" w:cs="Calibri"/>
        </w:rPr>
        <w:t xml:space="preserve"> team and 3 wild cards play in an opening round to determine which two teams will be matched with the Power 6 champions. This ensures that an undefeated</w:t>
      </w:r>
      <w:r w:rsidR="002D44E9">
        <w:rPr>
          <w:rFonts w:ascii="Georgia Pro" w:hAnsi="Georgia Pro" w:cs="Calibri"/>
        </w:rPr>
        <w:t xml:space="preserve"> team</w:t>
      </w:r>
      <w:r w:rsidR="00E0064A">
        <w:rPr>
          <w:rFonts w:ascii="Georgia Pro" w:hAnsi="Georgia Pro" w:cs="Calibri"/>
        </w:rPr>
        <w:t xml:space="preserve"> at least gets a shot at competing for a championship, something that is standard practice in every other sports league in the world</w:t>
      </w:r>
      <w:r w:rsidR="002D44E9">
        <w:rPr>
          <w:rFonts w:ascii="Georgia Pro" w:hAnsi="Georgia Pro" w:cs="Calibri"/>
        </w:rPr>
        <w:t xml:space="preserve">, while keeping the max season length </w:t>
      </w:r>
      <w:r w:rsidR="00C274AB">
        <w:rPr>
          <w:rFonts w:ascii="Georgia Pro" w:hAnsi="Georgia Pro" w:cs="Calibri"/>
        </w:rPr>
        <w:t xml:space="preserve">at </w:t>
      </w:r>
      <w:r w:rsidR="002D44E9">
        <w:rPr>
          <w:rFonts w:ascii="Georgia Pro" w:hAnsi="Georgia Pro" w:cs="Calibri"/>
        </w:rPr>
        <w:t>16 games.</w:t>
      </w:r>
    </w:p>
    <w:p w14:paraId="34ED8046" w14:textId="77777777" w:rsidR="002D44E9" w:rsidRDefault="002D44E9" w:rsidP="002D44E9">
      <w:pPr>
        <w:spacing w:line="276" w:lineRule="auto"/>
        <w:rPr>
          <w:rFonts w:ascii="Georgia Pro" w:hAnsi="Georgia Pro" w:cs="Calibri"/>
        </w:rPr>
      </w:pPr>
    </w:p>
    <w:p w14:paraId="58077929" w14:textId="2CA87CF4" w:rsidR="000D60A0" w:rsidRDefault="002D44E9" w:rsidP="000D60A0">
      <w:pPr>
        <w:jc w:val="center"/>
        <w:rPr>
          <w:rFonts w:ascii="Georgia Pro" w:hAnsi="Georgia Pro" w:cs="Calibri"/>
          <w:b/>
          <w:bCs/>
          <w:sz w:val="24"/>
          <w:szCs w:val="24"/>
          <w:u w:val="single"/>
        </w:rPr>
      </w:pPr>
      <w:r w:rsidRPr="002D44E9">
        <w:rPr>
          <w:rFonts w:ascii="Georgia Pro" w:hAnsi="Georgia Pro" w:cs="Calibri"/>
          <w:b/>
          <w:bCs/>
          <w:sz w:val="24"/>
          <w:szCs w:val="24"/>
          <w:u w:val="single"/>
        </w:rPr>
        <w:lastRenderedPageBreak/>
        <w:t>FBS</w:t>
      </w:r>
    </w:p>
    <w:p w14:paraId="56CE5CB4" w14:textId="77777777" w:rsidR="000D60A0" w:rsidRPr="002D44E9" w:rsidRDefault="000D60A0" w:rsidP="000D60A0">
      <w:pPr>
        <w:jc w:val="center"/>
        <w:rPr>
          <w:rFonts w:ascii="Georgia Pro" w:hAnsi="Georgia Pro" w:cs="Calibri"/>
          <w:b/>
          <w:bCs/>
          <w:sz w:val="24"/>
          <w:szCs w:val="24"/>
          <w:u w:val="single"/>
        </w:rPr>
      </w:pPr>
    </w:p>
    <w:p w14:paraId="21679B4D" w14:textId="77777777" w:rsidR="00515CD1" w:rsidRDefault="00BF647C" w:rsidP="002D44E9">
      <w:pPr>
        <w:rPr>
          <w:rFonts w:ascii="Georgia Pro" w:hAnsi="Georgia Pro" w:cs="Calibri"/>
          <w:b/>
          <w:bCs/>
        </w:rPr>
      </w:pPr>
      <w:r>
        <w:rPr>
          <w:rFonts w:ascii="Georgia Pro" w:hAnsi="Georgia Pro" w:cs="Calibri"/>
          <w:b/>
          <w:bCs/>
        </w:rPr>
        <w:t>ACC</w:t>
      </w:r>
      <w:r w:rsidR="00955A1E">
        <w:rPr>
          <w:rFonts w:ascii="Georgia Pro" w:hAnsi="Georgia Pro" w:cs="Calibri"/>
          <w:noProof/>
        </w:rPr>
        <w:drawing>
          <wp:inline distT="0" distB="0" distL="0" distR="0" wp14:anchorId="79A41997" wp14:editId="5EB6213D">
            <wp:extent cx="5943600" cy="1790571"/>
            <wp:effectExtent l="0" t="0" r="0"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0176" r="19891"/>
                    <a:stretch/>
                  </pic:blipFill>
                  <pic:spPr bwMode="auto">
                    <a:xfrm>
                      <a:off x="0" y="0"/>
                      <a:ext cx="5943600" cy="1790571"/>
                    </a:xfrm>
                    <a:prstGeom prst="rect">
                      <a:avLst/>
                    </a:prstGeom>
                    <a:ln>
                      <a:noFill/>
                    </a:ln>
                    <a:extLst>
                      <a:ext uri="{53640926-AAD7-44D8-BBD7-CCE9431645EC}">
                        <a14:shadowObscured xmlns:a14="http://schemas.microsoft.com/office/drawing/2010/main"/>
                      </a:ext>
                    </a:extLst>
                  </pic:spPr>
                </pic:pic>
              </a:graphicData>
            </a:graphic>
          </wp:inline>
        </w:drawing>
      </w:r>
    </w:p>
    <w:p w14:paraId="36724166" w14:textId="7B9EE510" w:rsidR="0059061C" w:rsidRPr="00AE5022" w:rsidRDefault="00955A1E" w:rsidP="00AE5022">
      <w:pPr>
        <w:rPr>
          <w:rFonts w:ascii="Georgia Pro" w:hAnsi="Georgia Pro" w:cs="Calibri"/>
          <w:b/>
          <w:bCs/>
        </w:rPr>
      </w:pPr>
      <w:r>
        <w:rPr>
          <w:rFonts w:ascii="Georgia Pro" w:hAnsi="Georgia Pro" w:cs="Calibri"/>
        </w:rPr>
        <w:t>The ACC as currently constructed is a geographical nightmare. The fact that Syracuse has to fly from up-state New York to the southern tip of Florida to play Miami makes little sense. Even worse, Notre Dame, in the heart of Big Ten country is an ACC member in every sport except football</w:t>
      </w:r>
      <w:r w:rsidR="00C274AB">
        <w:rPr>
          <w:rFonts w:ascii="Georgia Pro" w:hAnsi="Georgia Pro" w:cs="Calibri"/>
        </w:rPr>
        <w:t>…</w:t>
      </w:r>
      <w:r>
        <w:rPr>
          <w:rFonts w:ascii="Georgia Pro" w:hAnsi="Georgia Pro" w:cs="Calibri"/>
        </w:rPr>
        <w:t xml:space="preserve"> </w:t>
      </w:r>
      <w:r w:rsidR="00654039">
        <w:rPr>
          <w:rFonts w:ascii="Georgia Pro" w:hAnsi="Georgia Pro" w:cs="Calibri"/>
        </w:rPr>
        <w:t>w</w:t>
      </w:r>
      <w:r>
        <w:rPr>
          <w:rFonts w:ascii="Georgia Pro" w:hAnsi="Georgia Pro" w:cs="Calibri"/>
        </w:rPr>
        <w:t xml:space="preserve">ell, </w:t>
      </w:r>
      <w:r w:rsidR="00C274AB">
        <w:rPr>
          <w:rFonts w:ascii="Georgia Pro" w:hAnsi="Georgia Pro" w:cs="Calibri"/>
        </w:rPr>
        <w:t>kind of</w:t>
      </w:r>
      <w:r>
        <w:rPr>
          <w:rFonts w:ascii="Georgia Pro" w:hAnsi="Georgia Pro" w:cs="Calibri"/>
        </w:rPr>
        <w:t>. It still had to schedule a certain number of ACC teams each year. Then, COVID hit. Now, they’re in the ACC. Next year, they won’t be. But in a few years</w:t>
      </w:r>
      <w:r w:rsidR="00654039">
        <w:rPr>
          <w:rFonts w:ascii="Georgia Pro" w:hAnsi="Georgia Pro" w:cs="Calibri"/>
        </w:rPr>
        <w:t>,</w:t>
      </w:r>
      <w:r>
        <w:rPr>
          <w:rFonts w:ascii="Georgia Pro" w:hAnsi="Georgia Pro" w:cs="Calibri"/>
        </w:rPr>
        <w:t xml:space="preserve"> they could be? </w:t>
      </w:r>
      <w:r w:rsidR="00C274AB">
        <w:rPr>
          <w:rFonts w:ascii="Georgia Pro" w:hAnsi="Georgia Pro" w:cs="Calibri"/>
        </w:rPr>
        <w:t>That does not make very much sense</w:t>
      </w:r>
      <w:r>
        <w:rPr>
          <w:rFonts w:ascii="Georgia Pro" w:hAnsi="Georgia Pro" w:cs="Calibri"/>
        </w:rPr>
        <w:t xml:space="preserve">. </w:t>
      </w:r>
      <w:r w:rsidR="00654039">
        <w:rPr>
          <w:rFonts w:ascii="Georgia Pro" w:hAnsi="Georgia Pro" w:cs="Calibri"/>
        </w:rPr>
        <w:t>And</w:t>
      </w:r>
      <w:r>
        <w:rPr>
          <w:rFonts w:ascii="Georgia Pro" w:hAnsi="Georgia Pro" w:cs="Calibri"/>
        </w:rPr>
        <w:t xml:space="preserve"> </w:t>
      </w:r>
      <w:proofErr w:type="gramStart"/>
      <w:r>
        <w:rPr>
          <w:rFonts w:ascii="Georgia Pro" w:hAnsi="Georgia Pro" w:cs="Calibri"/>
        </w:rPr>
        <w:t>let’s</w:t>
      </w:r>
      <w:proofErr w:type="gramEnd"/>
      <w:r>
        <w:rPr>
          <w:rFonts w:ascii="Georgia Pro" w:hAnsi="Georgia Pro" w:cs="Calibri"/>
        </w:rPr>
        <w:t xml:space="preserve"> not even start with the tiger in the room. Clemson ha</w:t>
      </w:r>
      <w:r w:rsidR="00A7696A">
        <w:rPr>
          <w:rFonts w:ascii="Georgia Pro" w:hAnsi="Georgia Pro" w:cs="Calibri"/>
        </w:rPr>
        <w:t xml:space="preserve">s absolutely dominated the conference in football over the past decade. </w:t>
      </w:r>
      <w:r w:rsidR="0059061C">
        <w:rPr>
          <w:rFonts w:ascii="Georgia Pro" w:hAnsi="Georgia Pro" w:cs="Calibri"/>
        </w:rPr>
        <w:t>Have you ever</w:t>
      </w:r>
      <w:r w:rsidR="00A7696A">
        <w:rPr>
          <w:rFonts w:ascii="Georgia Pro" w:hAnsi="Georgia Pro" w:cs="Calibri"/>
        </w:rPr>
        <w:t xml:space="preserve"> dreamed of a world where your favorite ACC team might</w:t>
      </w:r>
      <w:r w:rsidR="00654039">
        <w:rPr>
          <w:rFonts w:ascii="Georgia Pro" w:hAnsi="Georgia Pro" w:cs="Calibri"/>
        </w:rPr>
        <w:t xml:space="preserve"> </w:t>
      </w:r>
      <w:r w:rsidR="00A7696A">
        <w:rPr>
          <w:rFonts w:ascii="Georgia Pro" w:hAnsi="Georgia Pro" w:cs="Calibri"/>
        </w:rPr>
        <w:t>even</w:t>
      </w:r>
      <w:r w:rsidR="00654039">
        <w:rPr>
          <w:rFonts w:ascii="Georgia Pro" w:hAnsi="Georgia Pro" w:cs="Calibri"/>
        </w:rPr>
        <w:t xml:space="preserve"> have</w:t>
      </w:r>
      <w:r w:rsidR="00A7696A">
        <w:rPr>
          <w:rFonts w:ascii="Georgia Pro" w:hAnsi="Georgia Pro" w:cs="Calibri"/>
        </w:rPr>
        <w:t xml:space="preserve"> a shot at a conference championshi</w:t>
      </w:r>
      <w:r w:rsidR="0059061C">
        <w:rPr>
          <w:rFonts w:ascii="Georgia Pro" w:hAnsi="Georgia Pro" w:cs="Calibri"/>
        </w:rPr>
        <w:t xml:space="preserve">p? In a Clemson-less ACC, your dreams could come true. </w:t>
      </w:r>
    </w:p>
    <w:p w14:paraId="396AAE45" w14:textId="6238DFAE" w:rsidR="0059061C" w:rsidRDefault="0059061C" w:rsidP="00955A1E">
      <w:pPr>
        <w:tabs>
          <w:tab w:val="left" w:pos="9270"/>
        </w:tabs>
        <w:rPr>
          <w:rFonts w:ascii="Georgia Pro" w:hAnsi="Georgia Pro" w:cs="Calibri"/>
        </w:rPr>
      </w:pPr>
      <w:r>
        <w:rPr>
          <w:rFonts w:ascii="Georgia Pro" w:hAnsi="Georgia Pro" w:cs="Calibri"/>
        </w:rPr>
        <w:t xml:space="preserve">This ACC maintains the Virginia and North Carolina schools and Louisville in the </w:t>
      </w:r>
      <w:proofErr w:type="gramStart"/>
      <w:r>
        <w:rPr>
          <w:rFonts w:ascii="Georgia Pro" w:hAnsi="Georgia Pro" w:cs="Calibri"/>
        </w:rPr>
        <w:t>conference, but</w:t>
      </w:r>
      <w:proofErr w:type="gramEnd"/>
      <w:r>
        <w:rPr>
          <w:rFonts w:ascii="Georgia Pro" w:hAnsi="Georgia Pro" w:cs="Calibri"/>
        </w:rPr>
        <w:t xml:space="preserve"> removes the far north</w:t>
      </w:r>
      <w:r w:rsidR="00654039">
        <w:rPr>
          <w:rFonts w:ascii="Georgia Pro" w:hAnsi="Georgia Pro" w:cs="Calibri"/>
        </w:rPr>
        <w:t xml:space="preserve">ern </w:t>
      </w:r>
      <w:r>
        <w:rPr>
          <w:rFonts w:ascii="Georgia Pro" w:hAnsi="Georgia Pro" w:cs="Calibri"/>
        </w:rPr>
        <w:t>and south</w:t>
      </w:r>
      <w:r w:rsidR="00654039">
        <w:rPr>
          <w:rFonts w:ascii="Georgia Pro" w:hAnsi="Georgia Pro" w:cs="Calibri"/>
        </w:rPr>
        <w:t xml:space="preserve">ern </w:t>
      </w:r>
      <w:r>
        <w:rPr>
          <w:rFonts w:ascii="Georgia Pro" w:hAnsi="Georgia Pro" w:cs="Calibri"/>
        </w:rPr>
        <w:t>schools in order t</w:t>
      </w:r>
      <w:r w:rsidR="00163017">
        <w:rPr>
          <w:rFonts w:ascii="Georgia Pro" w:hAnsi="Georgia Pro" w:cs="Calibri"/>
        </w:rPr>
        <w:t>o shrink the boundaries</w:t>
      </w:r>
      <w:r>
        <w:rPr>
          <w:rFonts w:ascii="Georgia Pro" w:hAnsi="Georgia Pro" w:cs="Calibri"/>
        </w:rPr>
        <w:t xml:space="preserve"> </w:t>
      </w:r>
      <w:r w:rsidR="00163017">
        <w:rPr>
          <w:rFonts w:ascii="Georgia Pro" w:hAnsi="Georgia Pro" w:cs="Calibri"/>
        </w:rPr>
        <w:t xml:space="preserve">closer to Charlotte, </w:t>
      </w:r>
      <w:r>
        <w:rPr>
          <w:rFonts w:ascii="Georgia Pro" w:hAnsi="Georgia Pro" w:cs="Calibri"/>
        </w:rPr>
        <w:t xml:space="preserve">which has always been </w:t>
      </w:r>
      <w:r w:rsidR="00163017">
        <w:rPr>
          <w:rFonts w:ascii="Georgia Pro" w:hAnsi="Georgia Pro" w:cs="Calibri"/>
        </w:rPr>
        <w:t>the heart of the ACC</w:t>
      </w:r>
      <w:r>
        <w:rPr>
          <w:rFonts w:ascii="Georgia Pro" w:hAnsi="Georgia Pro" w:cs="Calibri"/>
        </w:rPr>
        <w:t xml:space="preserve">. Additions from the SEC (Kentucky, Tennessee, Vanderbilt), Big Ten (Maryland), and American (Memphis), will help reignite historic rivalries </w:t>
      </w:r>
      <w:r w:rsidR="00191AFB">
        <w:rPr>
          <w:rFonts w:ascii="Georgia Pro" w:hAnsi="Georgia Pro" w:cs="Calibri"/>
        </w:rPr>
        <w:t>(Let the D.C. office banter begin with the Hoos taking on the Terps each year).</w:t>
      </w:r>
      <w:r w:rsidR="004F536A">
        <w:rPr>
          <w:rFonts w:ascii="Georgia Pro" w:hAnsi="Georgia Pro" w:cs="Calibri"/>
        </w:rPr>
        <w:t xml:space="preserve"> Backyard rivalries like </w:t>
      </w:r>
      <w:proofErr w:type="gramStart"/>
      <w:r w:rsidR="004F536A">
        <w:rPr>
          <w:rFonts w:ascii="Georgia Pro" w:hAnsi="Georgia Pro" w:cs="Calibri"/>
        </w:rPr>
        <w:t>these matter</w:t>
      </w:r>
      <w:proofErr w:type="gramEnd"/>
      <w:r w:rsidR="004F536A">
        <w:rPr>
          <w:rFonts w:ascii="Georgia Pro" w:hAnsi="Georgia Pro" w:cs="Calibri"/>
        </w:rPr>
        <w:t xml:space="preserve"> financially because its far more likely for Louisville lacrosse fans to make the trip to Lexington to attend a game than it is for them to fly to Miami. More rivalries </w:t>
      </w:r>
      <w:proofErr w:type="gramStart"/>
      <w:r w:rsidR="004F536A">
        <w:rPr>
          <w:rFonts w:ascii="Georgia Pro" w:hAnsi="Georgia Pro" w:cs="Calibri"/>
        </w:rPr>
        <w:t>means</w:t>
      </w:r>
      <w:proofErr w:type="gramEnd"/>
      <w:r w:rsidR="004F536A">
        <w:rPr>
          <w:rFonts w:ascii="Georgia Pro" w:hAnsi="Georgia Pro" w:cs="Calibri"/>
        </w:rPr>
        <w:t xml:space="preserve"> higher attendance across all sports</w:t>
      </w:r>
      <w:ins w:id="1" w:author="Nicholas Grossman" w:date="2021-01-10T12:53:00Z">
        <w:r w:rsidR="00C274AB">
          <w:rPr>
            <w:rFonts w:ascii="Georgia Pro" w:hAnsi="Georgia Pro" w:cs="Calibri"/>
          </w:rPr>
          <w:t>,</w:t>
        </w:r>
      </w:ins>
      <w:r w:rsidR="004F536A">
        <w:rPr>
          <w:rFonts w:ascii="Georgia Pro" w:hAnsi="Georgia Pro" w:cs="Calibri"/>
        </w:rPr>
        <w:t xml:space="preserve"> which lessens the reliance on football revenue and puts more teams on the path to self-sufficiency. In addition, t</w:t>
      </w:r>
      <w:r w:rsidR="00191AFB">
        <w:rPr>
          <w:rFonts w:ascii="Georgia Pro" w:hAnsi="Georgia Pro" w:cs="Calibri"/>
        </w:rPr>
        <w:t xml:space="preserve">his new conference would boast some of the most elite academic institutions in the country as 5 members rank in the top 30 of best universities by </w:t>
      </w:r>
      <w:hyperlink r:id="rId11" w:history="1">
        <w:r w:rsidR="00191AFB" w:rsidRPr="00191AFB">
          <w:rPr>
            <w:rStyle w:val="Hyperlink"/>
            <w:rFonts w:ascii="Georgia Pro" w:hAnsi="Georgia Pro" w:cs="Calibri"/>
          </w:rPr>
          <w:t>U.S. News.</w:t>
        </w:r>
      </w:hyperlink>
      <w:r w:rsidR="00163017">
        <w:rPr>
          <w:rFonts w:ascii="Georgia Pro" w:hAnsi="Georgia Pro" w:cs="Calibri"/>
        </w:rPr>
        <w:t xml:space="preserve"> Having a common agreement on academic standards is paramount to maintain a competitive </w:t>
      </w:r>
      <w:r w:rsidR="004F536A">
        <w:rPr>
          <w:rFonts w:ascii="Georgia Pro" w:hAnsi="Georgia Pro" w:cs="Calibri"/>
        </w:rPr>
        <w:t>balance and shared strategic vision</w:t>
      </w:r>
      <w:r w:rsidR="00163017">
        <w:rPr>
          <w:rFonts w:ascii="Georgia Pro" w:hAnsi="Georgia Pro" w:cs="Calibri"/>
        </w:rPr>
        <w:t xml:space="preserve">. Most notably, </w:t>
      </w:r>
      <w:r w:rsidR="004F536A">
        <w:rPr>
          <w:rFonts w:ascii="Georgia Pro" w:hAnsi="Georgia Pro" w:cs="Calibri"/>
        </w:rPr>
        <w:t>the ACC</w:t>
      </w:r>
      <w:r w:rsidR="00163017">
        <w:rPr>
          <w:rFonts w:ascii="Georgia Pro" w:hAnsi="Georgia Pro" w:cs="Calibri"/>
        </w:rPr>
        <w:t xml:space="preserve"> would become the best basketball conference in the country</w:t>
      </w:r>
      <w:del w:id="2" w:author="Nicholas Grossman" w:date="2021-01-10T12:54:00Z">
        <w:r w:rsidR="00163017" w:rsidDel="00C274AB">
          <w:rPr>
            <w:rFonts w:ascii="Georgia Pro" w:hAnsi="Georgia Pro" w:cs="Calibri"/>
          </w:rPr>
          <w:delText>,</w:delText>
        </w:r>
      </w:del>
      <w:r w:rsidR="00163017">
        <w:rPr>
          <w:rFonts w:ascii="Georgia Pro" w:hAnsi="Georgia Pro" w:cs="Calibri"/>
        </w:rPr>
        <w:t>. A conference tournament with blue bloods like Duke, UVA, Louisville, Kentucky, UNC, and Memphis might be more entertaining than the NCAA tournament itself.</w:t>
      </w:r>
    </w:p>
    <w:p w14:paraId="230D4696" w14:textId="44671397" w:rsidR="00BF647C" w:rsidRDefault="00BF647C" w:rsidP="00955A1E">
      <w:pPr>
        <w:tabs>
          <w:tab w:val="left" w:pos="9270"/>
        </w:tabs>
        <w:rPr>
          <w:rFonts w:ascii="Georgia Pro" w:hAnsi="Georgia Pro" w:cs="Calibri"/>
        </w:rPr>
      </w:pPr>
    </w:p>
    <w:p w14:paraId="416755EE" w14:textId="34586FA4" w:rsidR="004F536A" w:rsidRDefault="004F536A" w:rsidP="00955A1E">
      <w:pPr>
        <w:tabs>
          <w:tab w:val="left" w:pos="9270"/>
        </w:tabs>
        <w:rPr>
          <w:rFonts w:ascii="Georgia Pro" w:hAnsi="Georgia Pro" w:cs="Calibri"/>
        </w:rPr>
      </w:pPr>
    </w:p>
    <w:p w14:paraId="3FBFBACC" w14:textId="396E043E" w:rsidR="004F536A" w:rsidRDefault="004F536A" w:rsidP="00955A1E">
      <w:pPr>
        <w:tabs>
          <w:tab w:val="left" w:pos="9270"/>
        </w:tabs>
        <w:rPr>
          <w:rFonts w:ascii="Georgia Pro" w:hAnsi="Georgia Pro" w:cs="Calibri"/>
        </w:rPr>
      </w:pPr>
    </w:p>
    <w:p w14:paraId="4D0454AB" w14:textId="47BAEC75" w:rsidR="004F536A" w:rsidRDefault="004F536A" w:rsidP="00955A1E">
      <w:pPr>
        <w:tabs>
          <w:tab w:val="left" w:pos="9270"/>
        </w:tabs>
        <w:rPr>
          <w:rFonts w:ascii="Georgia Pro" w:hAnsi="Georgia Pro" w:cs="Calibri"/>
        </w:rPr>
      </w:pPr>
    </w:p>
    <w:p w14:paraId="690E1008" w14:textId="77777777" w:rsidR="00AE5022" w:rsidRDefault="00AE5022" w:rsidP="00955A1E">
      <w:pPr>
        <w:tabs>
          <w:tab w:val="left" w:pos="9270"/>
        </w:tabs>
        <w:rPr>
          <w:rFonts w:ascii="Georgia Pro" w:hAnsi="Georgia Pro" w:cs="Calibri"/>
        </w:rPr>
      </w:pPr>
    </w:p>
    <w:p w14:paraId="74E9D44D" w14:textId="19233361" w:rsidR="00163017" w:rsidRPr="00BF647C" w:rsidRDefault="00BF647C" w:rsidP="00955A1E">
      <w:pPr>
        <w:tabs>
          <w:tab w:val="left" w:pos="9270"/>
        </w:tabs>
        <w:rPr>
          <w:rFonts w:ascii="Georgia Pro" w:hAnsi="Georgia Pro" w:cs="Calibri"/>
          <w:b/>
          <w:bCs/>
        </w:rPr>
      </w:pPr>
      <w:r>
        <w:rPr>
          <w:rFonts w:ascii="Georgia Pro" w:hAnsi="Georgia Pro" w:cs="Calibri"/>
          <w:b/>
          <w:bCs/>
        </w:rPr>
        <w:lastRenderedPageBreak/>
        <w:t>SEC</w:t>
      </w:r>
    </w:p>
    <w:p w14:paraId="2EC37B0C" w14:textId="1EBDA7A6" w:rsidR="00163017" w:rsidRDefault="00163017" w:rsidP="00955A1E">
      <w:pPr>
        <w:tabs>
          <w:tab w:val="left" w:pos="9270"/>
        </w:tabs>
        <w:rPr>
          <w:rFonts w:ascii="Georgia Pro" w:hAnsi="Georgia Pro" w:cs="Calibri"/>
        </w:rPr>
      </w:pPr>
      <w:r>
        <w:rPr>
          <w:rFonts w:ascii="Georgia Pro" w:hAnsi="Georgia Pro" w:cs="Calibri"/>
          <w:noProof/>
        </w:rPr>
        <w:drawing>
          <wp:inline distT="0" distB="0" distL="0" distR="0" wp14:anchorId="10C282DD" wp14:editId="3A3B5B5B">
            <wp:extent cx="5945986" cy="1773141"/>
            <wp:effectExtent l="0" t="0" r="0" b="0"/>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rotWithShape="1">
                    <a:blip r:embed="rId12">
                      <a:extLst>
                        <a:ext uri="{28A0092B-C50C-407E-A947-70E740481C1C}">
                          <a14:useLocalDpi xmlns:a14="http://schemas.microsoft.com/office/drawing/2010/main" val="0"/>
                        </a:ext>
                      </a:extLst>
                    </a:blip>
                    <a:srcRect l="17663" r="19064" b="669"/>
                    <a:stretch/>
                  </pic:blipFill>
                  <pic:spPr bwMode="auto">
                    <a:xfrm>
                      <a:off x="0" y="0"/>
                      <a:ext cx="5990165" cy="1786316"/>
                    </a:xfrm>
                    <a:prstGeom prst="rect">
                      <a:avLst/>
                    </a:prstGeom>
                    <a:ln>
                      <a:noFill/>
                    </a:ln>
                    <a:extLst>
                      <a:ext uri="{53640926-AAD7-44D8-BBD7-CCE9431645EC}">
                        <a14:shadowObscured xmlns:a14="http://schemas.microsoft.com/office/drawing/2010/main"/>
                      </a:ext>
                    </a:extLst>
                  </pic:spPr>
                </pic:pic>
              </a:graphicData>
            </a:graphic>
          </wp:inline>
        </w:drawing>
      </w:r>
    </w:p>
    <w:p w14:paraId="6CD55A80" w14:textId="77777777" w:rsidR="00515CD1" w:rsidRDefault="00515CD1" w:rsidP="00955A1E">
      <w:pPr>
        <w:tabs>
          <w:tab w:val="left" w:pos="9270"/>
        </w:tabs>
        <w:rPr>
          <w:rFonts w:ascii="Georgia Pro" w:hAnsi="Georgia Pro" w:cs="Calibri"/>
        </w:rPr>
      </w:pPr>
    </w:p>
    <w:p w14:paraId="127A76B3" w14:textId="010A88D7" w:rsidR="00DB17EF" w:rsidRDefault="00163017" w:rsidP="00955A1E">
      <w:pPr>
        <w:tabs>
          <w:tab w:val="left" w:pos="9270"/>
        </w:tabs>
        <w:rPr>
          <w:rFonts w:ascii="Georgia Pro" w:hAnsi="Georgia Pro" w:cs="Calibri"/>
        </w:rPr>
      </w:pPr>
      <w:r>
        <w:rPr>
          <w:rFonts w:ascii="Georgia Pro" w:hAnsi="Georgia Pro" w:cs="Calibri"/>
        </w:rPr>
        <w:t>In the SEC, football is king.</w:t>
      </w:r>
      <w:r w:rsidR="006F1AB0">
        <w:rPr>
          <w:rFonts w:ascii="Georgia Pro" w:hAnsi="Georgia Pro" w:cs="Calibri"/>
        </w:rPr>
        <w:t xml:space="preserve"> S</w:t>
      </w:r>
      <w:r w:rsidR="00B85F3B">
        <w:rPr>
          <w:rFonts w:ascii="Georgia Pro" w:hAnsi="Georgia Pro" w:cs="Calibri"/>
        </w:rPr>
        <w:t xml:space="preserve">o, </w:t>
      </w:r>
      <w:r w:rsidR="006F1AB0">
        <w:rPr>
          <w:rFonts w:ascii="Georgia Pro" w:hAnsi="Georgia Pro" w:cs="Calibri"/>
        </w:rPr>
        <w:t xml:space="preserve">if </w:t>
      </w:r>
      <w:proofErr w:type="gramStart"/>
      <w:r w:rsidR="006F1AB0">
        <w:rPr>
          <w:rFonts w:ascii="Georgia Pro" w:hAnsi="Georgia Pro" w:cs="Calibri"/>
        </w:rPr>
        <w:t>you’re</w:t>
      </w:r>
      <w:proofErr w:type="gramEnd"/>
      <w:r w:rsidR="006F1AB0">
        <w:rPr>
          <w:rFonts w:ascii="Georgia Pro" w:hAnsi="Georgia Pro" w:cs="Calibri"/>
        </w:rPr>
        <w:t xml:space="preserve"> a self-identified “football school” in the south, what are you doing in the ACC? This new SEC adds Clemson, Florida State, Miami, and Georgia Tech. </w:t>
      </w:r>
      <w:r w:rsidR="008E6A61">
        <w:rPr>
          <w:rFonts w:ascii="Georgia Pro" w:hAnsi="Georgia Pro" w:cs="Calibri"/>
        </w:rPr>
        <w:t xml:space="preserve">Three of the four already have their in-state SEC rival on the football schedule each year. Wouldn’t these rivalry games be even more entertaining if they had conference championship implications? Adding these ACC teams not only </w:t>
      </w:r>
      <w:r w:rsidR="006F1AB0">
        <w:rPr>
          <w:rFonts w:ascii="Georgia Pro" w:hAnsi="Georgia Pro" w:cs="Calibri"/>
        </w:rPr>
        <w:t>reunite</w:t>
      </w:r>
      <w:r w:rsidR="008E6A61">
        <w:rPr>
          <w:rFonts w:ascii="Georgia Pro" w:hAnsi="Georgia Pro" w:cs="Calibri"/>
        </w:rPr>
        <w:t>s them</w:t>
      </w:r>
      <w:r w:rsidR="006F1AB0">
        <w:rPr>
          <w:rFonts w:ascii="Georgia Pro" w:hAnsi="Georgia Pro" w:cs="Calibri"/>
        </w:rPr>
        <w:t xml:space="preserve"> with in-state rivals,</w:t>
      </w:r>
      <w:r w:rsidR="008E6A61">
        <w:rPr>
          <w:rFonts w:ascii="Georgia Pro" w:hAnsi="Georgia Pro" w:cs="Calibri"/>
        </w:rPr>
        <w:t xml:space="preserve"> but it also places them</w:t>
      </w:r>
      <w:r w:rsidR="006F1AB0">
        <w:rPr>
          <w:rFonts w:ascii="Georgia Pro" w:hAnsi="Georgia Pro" w:cs="Calibri"/>
        </w:rPr>
        <w:t xml:space="preserve"> geographically closer to </w:t>
      </w:r>
      <w:r w:rsidR="008E6A61">
        <w:rPr>
          <w:rFonts w:ascii="Georgia Pro" w:hAnsi="Georgia Pro" w:cs="Calibri"/>
        </w:rPr>
        <w:t>their competitors and</w:t>
      </w:r>
      <w:r w:rsidR="006F1AB0">
        <w:rPr>
          <w:rFonts w:ascii="Georgia Pro" w:hAnsi="Georgia Pro" w:cs="Calibri"/>
        </w:rPr>
        <w:t xml:space="preserve"> </w:t>
      </w:r>
      <w:r w:rsidR="008E6A61">
        <w:rPr>
          <w:rFonts w:ascii="Georgia Pro" w:hAnsi="Georgia Pro" w:cs="Calibri"/>
        </w:rPr>
        <w:t xml:space="preserve">allows them to focus once again </w:t>
      </w:r>
      <w:r w:rsidR="006F1AB0">
        <w:rPr>
          <w:rFonts w:ascii="Georgia Pro" w:hAnsi="Georgia Pro" w:cs="Calibri"/>
        </w:rPr>
        <w:t xml:space="preserve">on </w:t>
      </w:r>
      <w:proofErr w:type="gramStart"/>
      <w:r w:rsidR="006F1AB0">
        <w:rPr>
          <w:rFonts w:ascii="Georgia Pro" w:hAnsi="Georgia Pro" w:cs="Calibri"/>
        </w:rPr>
        <w:t>what’s</w:t>
      </w:r>
      <w:proofErr w:type="gramEnd"/>
      <w:r w:rsidR="006F1AB0">
        <w:rPr>
          <w:rFonts w:ascii="Georgia Pro" w:hAnsi="Georgia Pro" w:cs="Calibri"/>
        </w:rPr>
        <w:t xml:space="preserve"> most important in life, football. That’s why the fifth addition to the conference is UCF, the </w:t>
      </w:r>
      <w:hyperlink r:id="rId13" w:history="1">
        <w:r w:rsidR="006F1AB0" w:rsidRPr="004F536A">
          <w:rPr>
            <w:rStyle w:val="Hyperlink"/>
            <w:rFonts w:ascii="Georgia Pro" w:hAnsi="Georgia Pro" w:cs="Calibri"/>
          </w:rPr>
          <w:t>self-proclaimed</w:t>
        </w:r>
      </w:hyperlink>
      <w:r w:rsidR="006F1AB0">
        <w:rPr>
          <w:rFonts w:ascii="Georgia Pro" w:hAnsi="Georgia Pro" w:cs="Calibri"/>
        </w:rPr>
        <w:t xml:space="preserve"> national champions of 2017. UCF has proved </w:t>
      </w:r>
      <w:r w:rsidR="00460797">
        <w:rPr>
          <w:rFonts w:ascii="Georgia Pro" w:hAnsi="Georgia Pro" w:cs="Calibri"/>
        </w:rPr>
        <w:t xml:space="preserve">over the years that </w:t>
      </w:r>
      <w:r w:rsidR="006F1AB0">
        <w:rPr>
          <w:rFonts w:ascii="Georgia Pro" w:hAnsi="Georgia Pro" w:cs="Calibri"/>
        </w:rPr>
        <w:t>they can compete in the S</w:t>
      </w:r>
      <w:r w:rsidR="008E6A61">
        <w:rPr>
          <w:rFonts w:ascii="Georgia Pro" w:hAnsi="Georgia Pro" w:cs="Calibri"/>
        </w:rPr>
        <w:t>EC…,</w:t>
      </w:r>
      <w:r w:rsidR="00460797">
        <w:rPr>
          <w:rFonts w:ascii="Georgia Pro" w:hAnsi="Georgia Pro" w:cs="Calibri"/>
        </w:rPr>
        <w:t xml:space="preserve"> just ask </w:t>
      </w:r>
      <w:hyperlink r:id="rId14" w:history="1">
        <w:r w:rsidR="00460797" w:rsidRPr="00460797">
          <w:rPr>
            <w:rStyle w:val="Hyperlink"/>
            <w:rFonts w:ascii="Georgia Pro" w:hAnsi="Georgia Pro" w:cs="Calibri"/>
          </w:rPr>
          <w:t>Auburn</w:t>
        </w:r>
      </w:hyperlink>
      <w:r w:rsidR="00460797">
        <w:rPr>
          <w:rFonts w:ascii="Georgia Pro" w:hAnsi="Georgia Pro" w:cs="Calibri"/>
        </w:rPr>
        <w:t xml:space="preserve">. Not to mention, UCF is the largest university in the country with nearly 70,000 students. They have the facilities, the location, and </w:t>
      </w:r>
      <w:r w:rsidR="008F6B43">
        <w:rPr>
          <w:rFonts w:ascii="Georgia Pro" w:hAnsi="Georgia Pro" w:cs="Calibri"/>
        </w:rPr>
        <w:t>the track record. Now</w:t>
      </w:r>
      <w:r w:rsidR="008E6A61">
        <w:rPr>
          <w:rFonts w:ascii="Georgia Pro" w:hAnsi="Georgia Pro" w:cs="Calibri"/>
        </w:rPr>
        <w:t>,</w:t>
      </w:r>
      <w:r w:rsidR="008F6B43">
        <w:rPr>
          <w:rFonts w:ascii="Georgia Pro" w:hAnsi="Georgia Pro" w:cs="Calibri"/>
        </w:rPr>
        <w:t xml:space="preserve"> all they need is the chance to compete. </w:t>
      </w:r>
    </w:p>
    <w:p w14:paraId="295F8CAA" w14:textId="244B1881" w:rsidR="00BF647C" w:rsidRDefault="008F6B43" w:rsidP="00955A1E">
      <w:pPr>
        <w:tabs>
          <w:tab w:val="left" w:pos="9270"/>
        </w:tabs>
        <w:rPr>
          <w:rFonts w:ascii="Georgia Pro" w:hAnsi="Georgia Pro" w:cs="Calibri"/>
        </w:rPr>
      </w:pPr>
      <w:r>
        <w:rPr>
          <w:rFonts w:ascii="Georgia Pro" w:hAnsi="Georgia Pro" w:cs="Calibri"/>
        </w:rPr>
        <w:t>Let’s talk about the deletions. Missouri and Texas A&amp;M were newcomers that fit better in the</w:t>
      </w:r>
      <w:r w:rsidR="00515CD1">
        <w:rPr>
          <w:rFonts w:ascii="Georgia Pro" w:hAnsi="Georgia Pro" w:cs="Calibri"/>
        </w:rPr>
        <w:t>ir prior home, the</w:t>
      </w:r>
      <w:r>
        <w:rPr>
          <w:rFonts w:ascii="Georgia Pro" w:hAnsi="Georgia Pro" w:cs="Calibri"/>
        </w:rPr>
        <w:t xml:space="preserve"> Big 12. Vanderbilt, Kentucky, and Arkansas never truly fit in. Tennessee and LSU are probably the most shocking drops. Tennessee has struggled to compete on the gridiron, but has had some success on the hardwood</w:t>
      </w:r>
      <w:r w:rsidR="00BF647C">
        <w:rPr>
          <w:rFonts w:ascii="Georgia Pro" w:hAnsi="Georgia Pro" w:cs="Calibri"/>
        </w:rPr>
        <w:t xml:space="preserve"> making them a better fit with the nearby ACC schools like UNC, Duke, and Virginia</w:t>
      </w:r>
      <w:r w:rsidR="00515CD1">
        <w:rPr>
          <w:rFonts w:ascii="Georgia Pro" w:hAnsi="Georgia Pro" w:cs="Calibri"/>
        </w:rPr>
        <w:t>. Plus, their rivalry with Alabama has been quite lopsided over the years</w:t>
      </w:r>
      <w:r w:rsidR="008E6A61">
        <w:rPr>
          <w:rFonts w:ascii="Georgia Pro" w:hAnsi="Georgia Pro" w:cs="Calibri"/>
        </w:rPr>
        <w:t>,</w:t>
      </w:r>
      <w:r w:rsidR="00515CD1">
        <w:rPr>
          <w:rFonts w:ascii="Georgia Pro" w:hAnsi="Georgia Pro" w:cs="Calibri"/>
        </w:rPr>
        <w:t xml:space="preserve"> so while it can continue in non-conference</w:t>
      </w:r>
      <w:r w:rsidR="008E6A61">
        <w:rPr>
          <w:rFonts w:ascii="Georgia Pro" w:hAnsi="Georgia Pro" w:cs="Calibri"/>
        </w:rPr>
        <w:t>,</w:t>
      </w:r>
      <w:r w:rsidR="00515CD1">
        <w:rPr>
          <w:rFonts w:ascii="Georgia Pro" w:hAnsi="Georgia Pro" w:cs="Calibri"/>
        </w:rPr>
        <w:t xml:space="preserve"> it</w:t>
      </w:r>
      <w:r w:rsidR="008E6A61">
        <w:rPr>
          <w:rFonts w:ascii="Georgia Pro" w:hAnsi="Georgia Pro" w:cs="Calibri"/>
        </w:rPr>
        <w:t xml:space="preserve"> is</w:t>
      </w:r>
      <w:r w:rsidR="00515CD1">
        <w:rPr>
          <w:rFonts w:ascii="Georgia Pro" w:hAnsi="Georgia Pro" w:cs="Calibri"/>
        </w:rPr>
        <w:t xml:space="preserve"> not competitive enough to the point where it needs to be played with conference standings ramifications.</w:t>
      </w:r>
      <w:r>
        <w:rPr>
          <w:rFonts w:ascii="Georgia Pro" w:hAnsi="Georgia Pro" w:cs="Calibri"/>
        </w:rPr>
        <w:t xml:space="preserve"> Meanwhile, a conference with Clemson, Alabama, Georgia, Florida, Florida State, AND LSU would be too powerful. </w:t>
      </w:r>
      <w:r w:rsidR="00515CD1">
        <w:rPr>
          <w:rFonts w:ascii="Georgia Pro" w:hAnsi="Georgia Pro" w:cs="Calibri"/>
        </w:rPr>
        <w:t xml:space="preserve">In an effort to instill some level of competitive balance across conferences, </w:t>
      </w:r>
      <w:r>
        <w:rPr>
          <w:rFonts w:ascii="Georgia Pro" w:hAnsi="Georgia Pro" w:cs="Calibri"/>
        </w:rPr>
        <w:t>we bounced LSU as we’ll discuss next</w:t>
      </w:r>
      <w:r w:rsidR="00515CD1">
        <w:rPr>
          <w:rFonts w:ascii="Georgia Pro" w:hAnsi="Georgia Pro" w:cs="Calibri"/>
        </w:rPr>
        <w:t>.</w:t>
      </w:r>
    </w:p>
    <w:p w14:paraId="2C41D0C9" w14:textId="3BD3D62D" w:rsidR="005312DB" w:rsidRDefault="005312DB" w:rsidP="00955A1E">
      <w:pPr>
        <w:tabs>
          <w:tab w:val="left" w:pos="9270"/>
        </w:tabs>
        <w:rPr>
          <w:rFonts w:ascii="Georgia Pro" w:hAnsi="Georgia Pro" w:cs="Calibri"/>
        </w:rPr>
      </w:pPr>
    </w:p>
    <w:p w14:paraId="5335ABA6" w14:textId="4D06DBFE" w:rsidR="00515CD1" w:rsidRDefault="00515CD1" w:rsidP="00955A1E">
      <w:pPr>
        <w:tabs>
          <w:tab w:val="left" w:pos="9270"/>
        </w:tabs>
        <w:rPr>
          <w:rFonts w:ascii="Georgia Pro" w:hAnsi="Georgia Pro" w:cs="Calibri"/>
        </w:rPr>
      </w:pPr>
    </w:p>
    <w:p w14:paraId="1B326D34" w14:textId="789413C4" w:rsidR="00515CD1" w:rsidRDefault="00515CD1" w:rsidP="00955A1E">
      <w:pPr>
        <w:tabs>
          <w:tab w:val="left" w:pos="9270"/>
        </w:tabs>
        <w:rPr>
          <w:rFonts w:ascii="Georgia Pro" w:hAnsi="Georgia Pro" w:cs="Calibri"/>
        </w:rPr>
      </w:pPr>
    </w:p>
    <w:p w14:paraId="63C74907" w14:textId="6F497113" w:rsidR="00515CD1" w:rsidRDefault="00515CD1" w:rsidP="00955A1E">
      <w:pPr>
        <w:tabs>
          <w:tab w:val="left" w:pos="9270"/>
        </w:tabs>
        <w:rPr>
          <w:rFonts w:ascii="Georgia Pro" w:hAnsi="Georgia Pro" w:cs="Calibri"/>
        </w:rPr>
      </w:pPr>
    </w:p>
    <w:p w14:paraId="6F83D671" w14:textId="2FC6A6A9" w:rsidR="00515CD1" w:rsidRDefault="00515CD1" w:rsidP="00955A1E">
      <w:pPr>
        <w:tabs>
          <w:tab w:val="left" w:pos="9270"/>
        </w:tabs>
        <w:rPr>
          <w:rFonts w:ascii="Georgia Pro" w:hAnsi="Georgia Pro" w:cs="Calibri"/>
        </w:rPr>
      </w:pPr>
    </w:p>
    <w:p w14:paraId="72F473BD" w14:textId="27090B67" w:rsidR="00515CD1" w:rsidRDefault="00515CD1" w:rsidP="00955A1E">
      <w:pPr>
        <w:tabs>
          <w:tab w:val="left" w:pos="9270"/>
        </w:tabs>
        <w:rPr>
          <w:rFonts w:ascii="Georgia Pro" w:hAnsi="Georgia Pro" w:cs="Calibri"/>
        </w:rPr>
      </w:pPr>
    </w:p>
    <w:p w14:paraId="21073E12" w14:textId="2DE4EF3D" w:rsidR="00515CD1" w:rsidRDefault="00515CD1" w:rsidP="00955A1E">
      <w:pPr>
        <w:tabs>
          <w:tab w:val="left" w:pos="9270"/>
        </w:tabs>
        <w:rPr>
          <w:rFonts w:ascii="Georgia Pro" w:hAnsi="Georgia Pro" w:cs="Calibri"/>
        </w:rPr>
      </w:pPr>
    </w:p>
    <w:p w14:paraId="59998B73" w14:textId="537056DA" w:rsidR="00515CD1" w:rsidRDefault="00515CD1" w:rsidP="00955A1E">
      <w:pPr>
        <w:tabs>
          <w:tab w:val="left" w:pos="9270"/>
        </w:tabs>
        <w:rPr>
          <w:rFonts w:ascii="Georgia Pro" w:hAnsi="Georgia Pro" w:cs="Calibri"/>
        </w:rPr>
      </w:pPr>
    </w:p>
    <w:p w14:paraId="17C0BC98" w14:textId="77777777" w:rsidR="00AE5022" w:rsidRDefault="00AE5022" w:rsidP="00955A1E">
      <w:pPr>
        <w:tabs>
          <w:tab w:val="left" w:pos="9270"/>
        </w:tabs>
        <w:rPr>
          <w:rFonts w:ascii="Georgia Pro" w:hAnsi="Georgia Pro" w:cs="Calibri"/>
        </w:rPr>
      </w:pPr>
    </w:p>
    <w:p w14:paraId="212D847E" w14:textId="41ADF1B5" w:rsidR="00BF647C" w:rsidRPr="00BF647C" w:rsidRDefault="00BF647C" w:rsidP="00955A1E">
      <w:pPr>
        <w:tabs>
          <w:tab w:val="left" w:pos="9270"/>
        </w:tabs>
        <w:rPr>
          <w:rFonts w:ascii="Georgia Pro" w:hAnsi="Georgia Pro" w:cs="Calibri"/>
          <w:b/>
          <w:bCs/>
        </w:rPr>
      </w:pPr>
      <w:r>
        <w:rPr>
          <w:rFonts w:ascii="Georgia Pro" w:hAnsi="Georgia Pro" w:cs="Calibri"/>
          <w:b/>
          <w:bCs/>
        </w:rPr>
        <w:t>SWC</w:t>
      </w:r>
    </w:p>
    <w:p w14:paraId="0B21A694" w14:textId="7287A087" w:rsidR="00DB17EF" w:rsidRDefault="008F6B43" w:rsidP="00955A1E">
      <w:pPr>
        <w:tabs>
          <w:tab w:val="left" w:pos="9270"/>
        </w:tabs>
        <w:rPr>
          <w:rFonts w:ascii="Georgia Pro" w:hAnsi="Georgia Pro" w:cs="Calibri"/>
        </w:rPr>
      </w:pPr>
      <w:r>
        <w:rPr>
          <w:rFonts w:ascii="Georgia Pro" w:hAnsi="Georgia Pro" w:cs="Calibri"/>
          <w:noProof/>
        </w:rPr>
        <w:drawing>
          <wp:inline distT="0" distB="0" distL="0" distR="0" wp14:anchorId="777084D5" wp14:editId="28E39C5D">
            <wp:extent cx="5943600" cy="2105896"/>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19800" r="20134"/>
                    <a:stretch/>
                  </pic:blipFill>
                  <pic:spPr bwMode="auto">
                    <a:xfrm>
                      <a:off x="0" y="0"/>
                      <a:ext cx="5943600" cy="2105896"/>
                    </a:xfrm>
                    <a:prstGeom prst="rect">
                      <a:avLst/>
                    </a:prstGeom>
                    <a:ln>
                      <a:noFill/>
                    </a:ln>
                    <a:extLst>
                      <a:ext uri="{53640926-AAD7-44D8-BBD7-CCE9431645EC}">
                        <a14:shadowObscured xmlns:a14="http://schemas.microsoft.com/office/drawing/2010/main"/>
                      </a:ext>
                    </a:extLst>
                  </pic:spPr>
                </pic:pic>
              </a:graphicData>
            </a:graphic>
          </wp:inline>
        </w:drawing>
      </w:r>
    </w:p>
    <w:p w14:paraId="5524B8E4" w14:textId="3627FCDD" w:rsidR="00E316A1" w:rsidRDefault="006863AF" w:rsidP="00955A1E">
      <w:pPr>
        <w:tabs>
          <w:tab w:val="left" w:pos="9270"/>
        </w:tabs>
        <w:rPr>
          <w:rFonts w:ascii="Georgia Pro" w:hAnsi="Georgia Pro" w:cs="Calibri"/>
        </w:rPr>
      </w:pPr>
      <w:r>
        <w:rPr>
          <w:rFonts w:ascii="Georgia Pro" w:hAnsi="Georgia Pro" w:cs="Calibri"/>
        </w:rPr>
        <w:t xml:space="preserve">This new </w:t>
      </w:r>
      <w:r w:rsidR="008E6A61">
        <w:rPr>
          <w:rFonts w:ascii="Georgia Pro" w:hAnsi="Georgia Pro" w:cs="Calibri"/>
        </w:rPr>
        <w:t xml:space="preserve">Southwest </w:t>
      </w:r>
      <w:r>
        <w:rPr>
          <w:rFonts w:ascii="Georgia Pro" w:hAnsi="Georgia Pro" w:cs="Calibri"/>
        </w:rPr>
        <w:t>Conference closely resembles the old Southwest Conference</w:t>
      </w:r>
      <w:r w:rsidR="00DF01F1">
        <w:rPr>
          <w:rFonts w:ascii="Georgia Pro" w:hAnsi="Georgia Pro" w:cs="Calibri"/>
        </w:rPr>
        <w:t xml:space="preserve"> of the 1990’s</w:t>
      </w:r>
      <w:r>
        <w:rPr>
          <w:rFonts w:ascii="Georgia Pro" w:hAnsi="Georgia Pro" w:cs="Calibri"/>
        </w:rPr>
        <w:t xml:space="preserve"> with the Texas schools (minus Rice which has been a dumpster fire) and Arkansas (which never really fit in well in the SEC). Oklahoma and Oklahoma State stay with the Big 12 Texas schools to keep rivalries like Red River alive. LSU adds some competitiveness to the conference, especially in football</w:t>
      </w:r>
      <w:r w:rsidR="00DF01F1">
        <w:rPr>
          <w:rFonts w:ascii="Georgia Pro" w:hAnsi="Georgia Pro" w:cs="Calibri"/>
        </w:rPr>
        <w:t xml:space="preserve">. The move from the SEC shouldn’t be too hard as LSU was one of those rare SEC teams without an in-state rival. </w:t>
      </w:r>
      <w:r w:rsidR="008E6A61">
        <w:rPr>
          <w:rFonts w:ascii="Georgia Pro" w:hAnsi="Georgia Pro" w:cs="Calibri"/>
        </w:rPr>
        <w:t>Of course,</w:t>
      </w:r>
      <w:r w:rsidR="00DF01F1">
        <w:rPr>
          <w:rFonts w:ascii="Georgia Pro" w:hAnsi="Georgia Pro" w:cs="Calibri"/>
        </w:rPr>
        <w:t xml:space="preserve"> they miss out on their rivalry with Alabama, but </w:t>
      </w:r>
      <w:r w:rsidR="005312DB">
        <w:rPr>
          <w:rFonts w:ascii="Georgia Pro" w:hAnsi="Georgia Pro" w:cs="Calibri"/>
        </w:rPr>
        <w:t>the Tide</w:t>
      </w:r>
      <w:r w:rsidR="00DF01F1">
        <w:rPr>
          <w:rFonts w:ascii="Georgia Pro" w:hAnsi="Georgia Pro" w:cs="Calibri"/>
        </w:rPr>
        <w:t xml:space="preserve"> </w:t>
      </w:r>
      <w:r w:rsidR="005312DB">
        <w:rPr>
          <w:rFonts w:ascii="Georgia Pro" w:hAnsi="Georgia Pro" w:cs="Calibri"/>
        </w:rPr>
        <w:t>were</w:t>
      </w:r>
      <w:r w:rsidR="00DF01F1">
        <w:rPr>
          <w:rFonts w:ascii="Georgia Pro" w:hAnsi="Georgia Pro" w:cs="Calibri"/>
        </w:rPr>
        <w:t xml:space="preserve"> more bitter rivals with Auburn anyway. </w:t>
      </w:r>
      <w:r w:rsidR="005312DB">
        <w:rPr>
          <w:rFonts w:ascii="Georgia Pro" w:hAnsi="Georgia Pro" w:cs="Calibri"/>
        </w:rPr>
        <w:t xml:space="preserve">Being in the SWC allows them to keep a rivalry with former SEC foes Arkansas and Texas A&amp;M and could </w:t>
      </w:r>
      <w:r w:rsidR="008E6A61">
        <w:rPr>
          <w:rFonts w:ascii="Georgia Pro" w:hAnsi="Georgia Pro" w:cs="Calibri"/>
        </w:rPr>
        <w:t>spark</w:t>
      </w:r>
      <w:r w:rsidR="005312DB">
        <w:rPr>
          <w:rFonts w:ascii="Georgia Pro" w:hAnsi="Georgia Pro" w:cs="Calibri"/>
        </w:rPr>
        <w:t xml:space="preserve"> a </w:t>
      </w:r>
      <w:r>
        <w:rPr>
          <w:rFonts w:ascii="Georgia Pro" w:hAnsi="Georgia Pro" w:cs="Calibri"/>
        </w:rPr>
        <w:t>rivalry with Texas</w:t>
      </w:r>
      <w:r w:rsidR="005312DB">
        <w:rPr>
          <w:rFonts w:ascii="Georgia Pro" w:hAnsi="Georgia Pro" w:cs="Calibri"/>
        </w:rPr>
        <w:t xml:space="preserve">, </w:t>
      </w:r>
      <w:r>
        <w:rPr>
          <w:rFonts w:ascii="Georgia Pro" w:hAnsi="Georgia Pro" w:cs="Calibri"/>
        </w:rPr>
        <w:t>who they played in 2019 and had planned to play in 2020.</w:t>
      </w:r>
      <w:r w:rsidR="00DF01F1">
        <w:rPr>
          <w:rFonts w:ascii="Georgia Pro" w:hAnsi="Georgia Pro" w:cs="Calibri"/>
        </w:rPr>
        <w:t xml:space="preserve"> </w:t>
      </w:r>
      <w:r>
        <w:rPr>
          <w:rFonts w:ascii="Georgia Pro" w:hAnsi="Georgia Pro" w:cs="Calibri"/>
        </w:rPr>
        <w:t>With a big four of Oklahoma, Texas, Texas A&amp;M, and LSU, this conference could compete with the SEC for football prominence.</w:t>
      </w:r>
      <w:r w:rsidR="00E316A1">
        <w:rPr>
          <w:rFonts w:ascii="Georgia Pro" w:hAnsi="Georgia Pro" w:cs="Calibri"/>
        </w:rPr>
        <w:t xml:space="preserve"> </w:t>
      </w:r>
    </w:p>
    <w:p w14:paraId="70497F34" w14:textId="727F9564" w:rsidR="009127A8" w:rsidRDefault="00E316A1" w:rsidP="00955A1E">
      <w:pPr>
        <w:tabs>
          <w:tab w:val="left" w:pos="9270"/>
        </w:tabs>
        <w:rPr>
          <w:rFonts w:ascii="Georgia Pro" w:hAnsi="Georgia Pro" w:cs="Calibri"/>
        </w:rPr>
      </w:pPr>
      <w:r>
        <w:rPr>
          <w:rFonts w:ascii="Georgia Pro" w:hAnsi="Georgia Pro" w:cs="Calibri"/>
        </w:rPr>
        <w:t xml:space="preserve">SMU and Houston come over from the American and should fit in nicely as both have programs have a lot of history, especially with the other Texas schools. Being in the SWC should also help put the programs on the track to self-sufficiency. In 2019, the University of Houston </w:t>
      </w:r>
      <w:hyperlink r:id="rId16" w:history="1">
        <w:r w:rsidRPr="00DF01F1">
          <w:rPr>
            <w:rStyle w:val="Hyperlink"/>
            <w:rFonts w:ascii="Georgia Pro" w:hAnsi="Georgia Pro" w:cs="Calibri"/>
          </w:rPr>
          <w:t>subsidized</w:t>
        </w:r>
      </w:hyperlink>
      <w:r>
        <w:rPr>
          <w:rFonts w:ascii="Georgia Pro" w:hAnsi="Georgia Pro" w:cs="Calibri"/>
        </w:rPr>
        <w:t xml:space="preserve"> 64% of its revenues from athletics. By being closer to conference foes (the American has teams from states as far apart as Kansas and Connecticut), Houston and SMU can greatly reduce travel expenses while significantly increasing revenues </w:t>
      </w:r>
      <w:r w:rsidR="00DF01F1">
        <w:rPr>
          <w:rFonts w:ascii="Georgia Pro" w:hAnsi="Georgia Pro" w:cs="Calibri"/>
        </w:rPr>
        <w:t>through renewed rivalries with in-state foes</w:t>
      </w:r>
      <w:r>
        <w:rPr>
          <w:rFonts w:ascii="Georgia Pro" w:hAnsi="Georgia Pro" w:cs="Calibri"/>
        </w:rPr>
        <w:t>.</w:t>
      </w:r>
      <w:r w:rsidR="00481C23">
        <w:rPr>
          <w:rFonts w:ascii="Georgia Pro" w:hAnsi="Georgia Pro" w:cs="Calibri"/>
        </w:rPr>
        <w:t xml:space="preserve"> </w:t>
      </w:r>
      <w:r w:rsidR="00DF01F1">
        <w:rPr>
          <w:rFonts w:ascii="Georgia Pro" w:hAnsi="Georgia Pro" w:cs="Calibri"/>
        </w:rPr>
        <w:t xml:space="preserve">Of the 10 athletic programs with the most </w:t>
      </w:r>
      <w:hyperlink r:id="rId17" w:history="1">
        <w:r w:rsidR="00DF01F1" w:rsidRPr="00DF01F1">
          <w:rPr>
            <w:rStyle w:val="Hyperlink"/>
            <w:rFonts w:ascii="Georgia Pro" w:hAnsi="Georgia Pro" w:cs="Calibri"/>
          </w:rPr>
          <w:t>revenue</w:t>
        </w:r>
      </w:hyperlink>
      <w:r w:rsidR="00DF01F1">
        <w:rPr>
          <w:rFonts w:ascii="Georgia Pro" w:hAnsi="Georgia Pro" w:cs="Calibri"/>
        </w:rPr>
        <w:t xml:space="preserve">, 4 reside in the SWC as of 2019. </w:t>
      </w:r>
    </w:p>
    <w:p w14:paraId="2B75E9E3" w14:textId="659A7FC8" w:rsidR="00AE5022" w:rsidRDefault="00515CD1" w:rsidP="00955A1E">
      <w:pPr>
        <w:tabs>
          <w:tab w:val="left" w:pos="9270"/>
        </w:tabs>
        <w:rPr>
          <w:rFonts w:ascii="Georgia Pro" w:hAnsi="Georgia Pro" w:cs="Calibri"/>
        </w:rPr>
      </w:pPr>
      <w:r>
        <w:rPr>
          <w:rFonts w:ascii="Georgia Pro" w:hAnsi="Georgia Pro" w:cs="Calibri"/>
        </w:rPr>
        <w:t>Additionally, if you thought these teams played fast on the gridiron, wait till you see them compete on the track. 8 of the top 2</w:t>
      </w:r>
      <w:r w:rsidR="009127A8">
        <w:rPr>
          <w:rFonts w:ascii="Georgia Pro" w:hAnsi="Georgia Pro" w:cs="Calibri"/>
        </w:rPr>
        <w:t>5</w:t>
      </w:r>
      <w:r>
        <w:rPr>
          <w:rFonts w:ascii="Georgia Pro" w:hAnsi="Georgia Pro" w:cs="Calibri"/>
        </w:rPr>
        <w:t xml:space="preserve"> </w:t>
      </w:r>
      <w:hyperlink r:id="rId18" w:history="1">
        <w:r w:rsidRPr="009127A8">
          <w:rPr>
            <w:rStyle w:val="Hyperlink"/>
            <w:rFonts w:ascii="Georgia Pro" w:hAnsi="Georgia Pro" w:cs="Calibri"/>
          </w:rPr>
          <w:t>ranked</w:t>
        </w:r>
      </w:hyperlink>
      <w:r>
        <w:rPr>
          <w:rFonts w:ascii="Georgia Pro" w:hAnsi="Georgia Pro" w:cs="Calibri"/>
        </w:rPr>
        <w:t xml:space="preserve"> men’s </w:t>
      </w:r>
      <w:r w:rsidR="009127A8">
        <w:rPr>
          <w:rFonts w:ascii="Georgia Pro" w:hAnsi="Georgia Pro" w:cs="Calibri"/>
        </w:rPr>
        <w:t xml:space="preserve">and 6 of the top 25 </w:t>
      </w:r>
      <w:hyperlink r:id="rId19" w:history="1">
        <w:r w:rsidR="009127A8" w:rsidRPr="009127A8">
          <w:rPr>
            <w:rStyle w:val="Hyperlink"/>
            <w:rFonts w:ascii="Georgia Pro" w:hAnsi="Georgia Pro" w:cs="Calibri"/>
          </w:rPr>
          <w:t>ranked</w:t>
        </w:r>
      </w:hyperlink>
      <w:r w:rsidR="009127A8">
        <w:rPr>
          <w:rFonts w:ascii="Georgia Pro" w:hAnsi="Georgia Pro" w:cs="Calibri"/>
        </w:rPr>
        <w:t xml:space="preserve"> women’s </w:t>
      </w:r>
      <w:r>
        <w:rPr>
          <w:rFonts w:ascii="Georgia Pro" w:hAnsi="Georgia Pro" w:cs="Calibri"/>
        </w:rPr>
        <w:t>track and field teams</w:t>
      </w:r>
      <w:r w:rsidR="009127A8">
        <w:rPr>
          <w:rFonts w:ascii="Georgia Pro" w:hAnsi="Georgia Pro" w:cs="Calibri"/>
        </w:rPr>
        <w:t xml:space="preserve"> from 2019</w:t>
      </w:r>
      <w:r>
        <w:rPr>
          <w:rFonts w:ascii="Georgia Pro" w:hAnsi="Georgia Pro" w:cs="Calibri"/>
        </w:rPr>
        <w:t xml:space="preserve"> hail from this</w:t>
      </w:r>
      <w:r w:rsidR="009127A8">
        <w:rPr>
          <w:rFonts w:ascii="Georgia Pro" w:hAnsi="Georgia Pro" w:cs="Calibri"/>
        </w:rPr>
        <w:t xml:space="preserve"> new SWC.</w:t>
      </w:r>
    </w:p>
    <w:p w14:paraId="3606D728" w14:textId="7F7462E6" w:rsidR="009127A8" w:rsidRDefault="005312DB" w:rsidP="00955A1E">
      <w:pPr>
        <w:tabs>
          <w:tab w:val="left" w:pos="9270"/>
        </w:tabs>
        <w:rPr>
          <w:rFonts w:ascii="Georgia Pro" w:hAnsi="Georgia Pro" w:cs="Calibri"/>
        </w:rPr>
      </w:pPr>
      <w:r>
        <w:rPr>
          <w:rFonts w:ascii="Georgia Pro" w:hAnsi="Georgia Pro" w:cs="Calibri"/>
        </w:rPr>
        <w:t>Side note: Yes, this conference has an odd number of teams (11). Without divisions this really isn’t an issue. Adding an under-qualified team like Tulane, Louisiana, or Tulsa wasn’t worth getting that number to 12, hence the SWC not Big 12 name.</w:t>
      </w:r>
    </w:p>
    <w:p w14:paraId="1ADE9A90" w14:textId="68DC3B0F" w:rsidR="009127A8" w:rsidRDefault="009127A8" w:rsidP="00955A1E">
      <w:pPr>
        <w:tabs>
          <w:tab w:val="left" w:pos="9270"/>
        </w:tabs>
        <w:rPr>
          <w:rFonts w:ascii="Georgia Pro" w:hAnsi="Georgia Pro" w:cs="Calibri"/>
        </w:rPr>
      </w:pPr>
    </w:p>
    <w:p w14:paraId="63D2A9DB" w14:textId="713AC157" w:rsidR="009127A8" w:rsidRDefault="009127A8" w:rsidP="00955A1E">
      <w:pPr>
        <w:tabs>
          <w:tab w:val="left" w:pos="9270"/>
        </w:tabs>
        <w:rPr>
          <w:rFonts w:ascii="Georgia Pro" w:hAnsi="Georgia Pro" w:cs="Calibri"/>
        </w:rPr>
      </w:pPr>
    </w:p>
    <w:p w14:paraId="76182156" w14:textId="77777777" w:rsidR="00AE5022" w:rsidRDefault="00AE5022" w:rsidP="00955A1E">
      <w:pPr>
        <w:tabs>
          <w:tab w:val="left" w:pos="9270"/>
        </w:tabs>
        <w:rPr>
          <w:rFonts w:ascii="Georgia Pro" w:hAnsi="Georgia Pro" w:cs="Calibri"/>
        </w:rPr>
      </w:pPr>
    </w:p>
    <w:p w14:paraId="6F4B3426" w14:textId="77777777" w:rsidR="009127A8" w:rsidRDefault="009127A8" w:rsidP="00955A1E">
      <w:pPr>
        <w:tabs>
          <w:tab w:val="left" w:pos="9270"/>
        </w:tabs>
        <w:rPr>
          <w:rFonts w:ascii="Georgia Pro" w:hAnsi="Georgia Pro" w:cs="Calibri"/>
        </w:rPr>
      </w:pPr>
    </w:p>
    <w:p w14:paraId="401C0408" w14:textId="31C55E07" w:rsidR="00BF647C" w:rsidRPr="00BF647C" w:rsidRDefault="00BF647C" w:rsidP="00955A1E">
      <w:pPr>
        <w:tabs>
          <w:tab w:val="left" w:pos="9270"/>
        </w:tabs>
        <w:rPr>
          <w:rFonts w:ascii="Georgia Pro" w:hAnsi="Georgia Pro" w:cs="Calibri"/>
          <w:b/>
          <w:bCs/>
        </w:rPr>
      </w:pPr>
      <w:r>
        <w:rPr>
          <w:rFonts w:ascii="Georgia Pro" w:hAnsi="Georgia Pro" w:cs="Calibri"/>
          <w:b/>
          <w:bCs/>
        </w:rPr>
        <w:t>Rust Belt</w:t>
      </w:r>
    </w:p>
    <w:p w14:paraId="24423EE3" w14:textId="36E0A3C5" w:rsidR="00BF647C" w:rsidRDefault="00BF647C" w:rsidP="002D44E9">
      <w:pPr>
        <w:tabs>
          <w:tab w:val="left" w:pos="9360"/>
        </w:tabs>
        <w:rPr>
          <w:rFonts w:ascii="Georgia Pro" w:hAnsi="Georgia Pro" w:cs="Calibri"/>
        </w:rPr>
      </w:pPr>
      <w:r>
        <w:rPr>
          <w:rFonts w:ascii="Georgia Pro" w:hAnsi="Georgia Pro" w:cs="Calibri"/>
          <w:noProof/>
        </w:rPr>
        <w:drawing>
          <wp:inline distT="0" distB="0" distL="0" distR="0" wp14:anchorId="4C13BB32" wp14:editId="65B0B13D">
            <wp:extent cx="5943600" cy="18895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l="18329" r="19064"/>
                    <a:stretch/>
                  </pic:blipFill>
                  <pic:spPr bwMode="auto">
                    <a:xfrm>
                      <a:off x="0" y="0"/>
                      <a:ext cx="5943600" cy="1889570"/>
                    </a:xfrm>
                    <a:prstGeom prst="rect">
                      <a:avLst/>
                    </a:prstGeom>
                    <a:ln>
                      <a:noFill/>
                    </a:ln>
                    <a:extLst>
                      <a:ext uri="{53640926-AAD7-44D8-BBD7-CCE9431645EC}">
                        <a14:shadowObscured xmlns:a14="http://schemas.microsoft.com/office/drawing/2010/main"/>
                      </a:ext>
                    </a:extLst>
                  </pic:spPr>
                </pic:pic>
              </a:graphicData>
            </a:graphic>
          </wp:inline>
        </w:drawing>
      </w:r>
    </w:p>
    <w:p w14:paraId="4CE66C0D" w14:textId="1D6936DE" w:rsidR="00DB17EF" w:rsidRDefault="00BF647C" w:rsidP="00955A1E">
      <w:pPr>
        <w:tabs>
          <w:tab w:val="left" w:pos="9270"/>
        </w:tabs>
        <w:rPr>
          <w:rFonts w:ascii="Georgia Pro" w:hAnsi="Georgia Pro" w:cs="Calibri"/>
        </w:rPr>
      </w:pPr>
      <w:r>
        <w:rPr>
          <w:rFonts w:ascii="Georgia Pro" w:hAnsi="Georgia Pro" w:cs="Calibri"/>
        </w:rPr>
        <w:t xml:space="preserve">There has always been a </w:t>
      </w:r>
      <w:proofErr w:type="gramStart"/>
      <w:r>
        <w:rPr>
          <w:rFonts w:ascii="Georgia Pro" w:hAnsi="Georgia Pro" w:cs="Calibri"/>
        </w:rPr>
        <w:t>pretty stark</w:t>
      </w:r>
      <w:proofErr w:type="gramEnd"/>
      <w:r>
        <w:rPr>
          <w:rFonts w:ascii="Georgia Pro" w:hAnsi="Georgia Pro" w:cs="Calibri"/>
        </w:rPr>
        <w:t xml:space="preserve"> divide between the East</w:t>
      </w:r>
      <w:r w:rsidR="008E6A61">
        <w:rPr>
          <w:rFonts w:ascii="Georgia Pro" w:hAnsi="Georgia Pro" w:cs="Calibri"/>
        </w:rPr>
        <w:t xml:space="preserve"> and West </w:t>
      </w:r>
      <w:r>
        <w:rPr>
          <w:rFonts w:ascii="Georgia Pro" w:hAnsi="Georgia Pro" w:cs="Calibri"/>
        </w:rPr>
        <w:t>Division Big Ten teams</w:t>
      </w:r>
      <w:r w:rsidR="008E6A61">
        <w:rPr>
          <w:rFonts w:ascii="Georgia Pro" w:hAnsi="Georgia Pro" w:cs="Calibri"/>
        </w:rPr>
        <w:t xml:space="preserve">, </w:t>
      </w:r>
      <w:r>
        <w:rPr>
          <w:rFonts w:ascii="Georgia Pro" w:hAnsi="Georgia Pro" w:cs="Calibri"/>
        </w:rPr>
        <w:t xml:space="preserve">so they </w:t>
      </w:r>
      <w:r w:rsidR="00AE5022">
        <w:rPr>
          <w:rFonts w:ascii="Georgia Pro" w:hAnsi="Georgia Pro" w:cs="Calibri"/>
        </w:rPr>
        <w:t xml:space="preserve">are finally </w:t>
      </w:r>
      <w:r>
        <w:rPr>
          <w:rFonts w:ascii="Georgia Pro" w:hAnsi="Georgia Pro" w:cs="Calibri"/>
        </w:rPr>
        <w:t xml:space="preserve">split up along *roughly* the same lines. </w:t>
      </w:r>
      <w:r w:rsidR="005312DB">
        <w:rPr>
          <w:rFonts w:ascii="Georgia Pro" w:hAnsi="Georgia Pro" w:cs="Calibri"/>
        </w:rPr>
        <w:t xml:space="preserve">Additionally, </w:t>
      </w:r>
      <w:r>
        <w:rPr>
          <w:rFonts w:ascii="Georgia Pro" w:hAnsi="Georgia Pro" w:cs="Calibri"/>
        </w:rPr>
        <w:t xml:space="preserve">Pitt and West Virginia belong in the same conference. They’re practically </w:t>
      </w:r>
      <w:proofErr w:type="gramStart"/>
      <w:r>
        <w:rPr>
          <w:rFonts w:ascii="Georgia Pro" w:hAnsi="Georgia Pro" w:cs="Calibri"/>
        </w:rPr>
        <w:t>next door</w:t>
      </w:r>
      <w:proofErr w:type="gramEnd"/>
      <w:r>
        <w:rPr>
          <w:rFonts w:ascii="Georgia Pro" w:hAnsi="Georgia Pro" w:cs="Calibri"/>
        </w:rPr>
        <w:t xml:space="preserve"> neighbors and it</w:t>
      </w:r>
      <w:ins w:id="3" w:author="Nicholas Grossman" w:date="2021-01-10T13:40:00Z">
        <w:r w:rsidR="00C274AB">
          <w:rPr>
            <w:rFonts w:ascii="Georgia Pro" w:hAnsi="Georgia Pro" w:cs="Calibri"/>
          </w:rPr>
          <w:t xml:space="preserve"> </w:t>
        </w:r>
      </w:ins>
      <w:r w:rsidR="00C57EE4">
        <w:rPr>
          <w:rFonts w:ascii="Georgia Pro" w:hAnsi="Georgia Pro" w:cs="Calibri"/>
        </w:rPr>
        <w:t>i</w:t>
      </w:r>
      <w:r>
        <w:rPr>
          <w:rFonts w:ascii="Georgia Pro" w:hAnsi="Georgia Pro" w:cs="Calibri"/>
        </w:rPr>
        <w:t xml:space="preserve">s sad to see that conference realignment has </w:t>
      </w:r>
      <w:r w:rsidR="003F35B9">
        <w:rPr>
          <w:rFonts w:ascii="Georgia Pro" w:hAnsi="Georgia Pro" w:cs="Calibri"/>
        </w:rPr>
        <w:t>sacrificed</w:t>
      </w:r>
      <w:r>
        <w:rPr>
          <w:rFonts w:ascii="Georgia Pro" w:hAnsi="Georgia Pro" w:cs="Calibri"/>
        </w:rPr>
        <w:t xml:space="preserve"> the Backyard Br</w:t>
      </w:r>
      <w:r w:rsidR="003F35B9">
        <w:rPr>
          <w:rFonts w:ascii="Georgia Pro" w:hAnsi="Georgia Pro" w:cs="Calibri"/>
        </w:rPr>
        <w:t>awl for long distance let-downs (WVU is 1500 miles from Texas Tech!)</w:t>
      </w:r>
      <w:r w:rsidR="005312DB">
        <w:rPr>
          <w:rFonts w:ascii="Georgia Pro" w:hAnsi="Georgia Pro" w:cs="Calibri"/>
        </w:rPr>
        <w:t>.</w:t>
      </w:r>
      <w:r w:rsidR="003F35B9">
        <w:rPr>
          <w:rFonts w:ascii="Georgia Pro" w:hAnsi="Georgia Pro" w:cs="Calibri"/>
        </w:rPr>
        <w:t xml:space="preserve"> </w:t>
      </w:r>
      <w:r w:rsidR="005312DB">
        <w:rPr>
          <w:rFonts w:ascii="Georgia Pro" w:hAnsi="Georgia Pro" w:cs="Calibri"/>
        </w:rPr>
        <w:t>The</w:t>
      </w:r>
      <w:r w:rsidR="003F35B9">
        <w:rPr>
          <w:rFonts w:ascii="Georgia Pro" w:hAnsi="Georgia Pro" w:cs="Calibri"/>
        </w:rPr>
        <w:t xml:space="preserve"> in-state Penn State-Pitt </w:t>
      </w:r>
      <w:r w:rsidR="005312DB">
        <w:rPr>
          <w:rFonts w:ascii="Georgia Pro" w:hAnsi="Georgia Pro" w:cs="Calibri"/>
        </w:rPr>
        <w:t>and Ohio State-Cinc</w:t>
      </w:r>
      <w:r w:rsidR="008134FD">
        <w:rPr>
          <w:rFonts w:ascii="Georgia Pro" w:hAnsi="Georgia Pro" w:cs="Calibri"/>
        </w:rPr>
        <w:t xml:space="preserve">innati </w:t>
      </w:r>
      <w:r w:rsidR="003F35B9">
        <w:rPr>
          <w:rFonts w:ascii="Georgia Pro" w:hAnsi="Georgia Pro" w:cs="Calibri"/>
        </w:rPr>
        <w:t>rivalr</w:t>
      </w:r>
      <w:r w:rsidR="008134FD">
        <w:rPr>
          <w:rFonts w:ascii="Georgia Pro" w:hAnsi="Georgia Pro" w:cs="Calibri"/>
        </w:rPr>
        <w:t>ies are</w:t>
      </w:r>
      <w:r w:rsidR="005312DB">
        <w:rPr>
          <w:rFonts w:ascii="Georgia Pro" w:hAnsi="Georgia Pro" w:cs="Calibri"/>
        </w:rPr>
        <w:t xml:space="preserve"> reignited with </w:t>
      </w:r>
      <w:r w:rsidR="003F35B9">
        <w:rPr>
          <w:rFonts w:ascii="Georgia Pro" w:hAnsi="Georgia Pro" w:cs="Calibri"/>
        </w:rPr>
        <w:t xml:space="preserve">conference championship implications. Cincinnati is the UCF of the north and deserves to compete at a high level conference as they’ve excelled in both basketball and football and proved they can compete on the big </w:t>
      </w:r>
      <w:hyperlink r:id="rId21" w:history="1">
        <w:r w:rsidR="003F35B9" w:rsidRPr="003F35B9">
          <w:rPr>
            <w:rStyle w:val="Hyperlink"/>
            <w:rFonts w:ascii="Georgia Pro" w:hAnsi="Georgia Pro" w:cs="Calibri"/>
          </w:rPr>
          <w:t>stage</w:t>
        </w:r>
      </w:hyperlink>
      <w:r w:rsidR="003F35B9">
        <w:rPr>
          <w:rFonts w:ascii="Georgia Pro" w:hAnsi="Georgia Pro" w:cs="Calibri"/>
        </w:rPr>
        <w:t>.</w:t>
      </w:r>
      <w:r w:rsidR="005312DB">
        <w:rPr>
          <w:rFonts w:ascii="Georgia Pro" w:hAnsi="Georgia Pro" w:cs="Calibri"/>
        </w:rPr>
        <w:t xml:space="preserve"> The move from the American to the RBC should also greatly reduce travel expenses and could potentially </w:t>
      </w:r>
      <w:r w:rsidR="008134FD">
        <w:rPr>
          <w:rFonts w:ascii="Georgia Pro" w:hAnsi="Georgia Pro" w:cs="Calibri"/>
        </w:rPr>
        <w:t xml:space="preserve">prevent more of their sports programs from being </w:t>
      </w:r>
      <w:hyperlink r:id="rId22" w:history="1">
        <w:r w:rsidR="008134FD" w:rsidRPr="008134FD">
          <w:rPr>
            <w:rStyle w:val="Hyperlink"/>
            <w:rFonts w:ascii="Georgia Pro" w:hAnsi="Georgia Pro" w:cs="Calibri"/>
          </w:rPr>
          <w:t>cut</w:t>
        </w:r>
      </w:hyperlink>
      <w:r w:rsidR="008134FD">
        <w:rPr>
          <w:rFonts w:ascii="Georgia Pro" w:hAnsi="Georgia Pro" w:cs="Calibri"/>
        </w:rPr>
        <w:t>.</w:t>
      </w:r>
    </w:p>
    <w:p w14:paraId="72DE87F6" w14:textId="71833081" w:rsidR="008134FD" w:rsidRDefault="003F35B9" w:rsidP="00955A1E">
      <w:pPr>
        <w:tabs>
          <w:tab w:val="left" w:pos="9270"/>
        </w:tabs>
        <w:rPr>
          <w:rFonts w:ascii="Georgia Pro" w:hAnsi="Georgia Pro" w:cs="Calibri"/>
        </w:rPr>
      </w:pPr>
      <w:r>
        <w:rPr>
          <w:rFonts w:ascii="Georgia Pro" w:hAnsi="Georgia Pro" w:cs="Calibri"/>
        </w:rPr>
        <w:t>Lastly,</w:t>
      </w:r>
      <w:r w:rsidR="008134FD">
        <w:rPr>
          <w:rFonts w:ascii="Georgia Pro" w:hAnsi="Georgia Pro" w:cs="Calibri"/>
        </w:rPr>
        <w:t xml:space="preserve"> and as an ND student I can say this,</w:t>
      </w:r>
      <w:r>
        <w:rPr>
          <w:rFonts w:ascii="Georgia Pro" w:hAnsi="Georgia Pro" w:cs="Calibri"/>
        </w:rPr>
        <w:t xml:space="preserve"> NOTRE DAME BELONGS IN A CONFERENCE. </w:t>
      </w:r>
      <w:r w:rsidR="00C57EE4">
        <w:rPr>
          <w:rFonts w:ascii="Georgia Pro" w:hAnsi="Georgia Pro" w:cs="Calibri"/>
        </w:rPr>
        <w:t xml:space="preserve">However, </w:t>
      </w:r>
      <w:r>
        <w:rPr>
          <w:rFonts w:ascii="Georgia Pro" w:hAnsi="Georgia Pro" w:cs="Calibri"/>
        </w:rPr>
        <w:t>that conference is not the ACC. Notre Dame is in Big Ten territory</w:t>
      </w:r>
      <w:r w:rsidR="00DB17EF">
        <w:rPr>
          <w:rFonts w:ascii="Georgia Pro" w:hAnsi="Georgia Pro" w:cs="Calibri"/>
        </w:rPr>
        <w:t>, has rivalries with schools like Michigan and Purdue, shares similar academic standards with schools like Northwestern, and can compete on a national level in football with schools like Ohio State. Notre Dame doesn’t need to travel to California or South Carolina to face tough competition. It exists in their own backyard. It</w:t>
      </w:r>
      <w:r w:rsidR="00C57EE4">
        <w:rPr>
          <w:rFonts w:ascii="Georgia Pro" w:hAnsi="Georgia Pro" w:cs="Calibri"/>
        </w:rPr>
        <w:t xml:space="preserve"> i</w:t>
      </w:r>
      <w:r w:rsidR="00DB17EF">
        <w:rPr>
          <w:rFonts w:ascii="Georgia Pro" w:hAnsi="Georgia Pro" w:cs="Calibri"/>
        </w:rPr>
        <w:t>s also probably in their best interest as they played in their first ever conference championship in 2020 and despite getting blown out, were still selected for the CFP.</w:t>
      </w:r>
      <w:r w:rsidR="008134FD">
        <w:rPr>
          <w:rFonts w:ascii="Georgia Pro" w:hAnsi="Georgia Pro" w:cs="Calibri"/>
        </w:rPr>
        <w:t xml:space="preserve"> Had Notre Dame been an independent this year, they most likely would’ve been passed over. </w:t>
      </w:r>
    </w:p>
    <w:p w14:paraId="13BC3A08" w14:textId="1923B1D2" w:rsidR="008134FD" w:rsidRDefault="008134FD" w:rsidP="00955A1E">
      <w:pPr>
        <w:tabs>
          <w:tab w:val="left" w:pos="9270"/>
        </w:tabs>
        <w:rPr>
          <w:rFonts w:ascii="Georgia Pro" w:hAnsi="Georgia Pro" w:cs="Calibri"/>
        </w:rPr>
      </w:pPr>
      <w:r>
        <w:rPr>
          <w:rFonts w:ascii="Georgia Pro" w:hAnsi="Georgia Pro" w:cs="Calibri"/>
        </w:rPr>
        <w:t xml:space="preserve">With a big four of Penn State, Notre Dame, Ohio State, and Michigan the RBC could compete most years with the SEC and SWC for national prominence in football. </w:t>
      </w:r>
    </w:p>
    <w:p w14:paraId="3234B5CF" w14:textId="2B2F84B1" w:rsidR="00593363" w:rsidRDefault="00593363" w:rsidP="00955A1E">
      <w:pPr>
        <w:tabs>
          <w:tab w:val="left" w:pos="9270"/>
        </w:tabs>
        <w:rPr>
          <w:rFonts w:ascii="Georgia Pro" w:hAnsi="Georgia Pro" w:cs="Calibri"/>
        </w:rPr>
      </w:pPr>
    </w:p>
    <w:p w14:paraId="59024082" w14:textId="46719CA2" w:rsidR="00593363" w:rsidRDefault="00593363" w:rsidP="00955A1E">
      <w:pPr>
        <w:tabs>
          <w:tab w:val="left" w:pos="9270"/>
        </w:tabs>
        <w:rPr>
          <w:rFonts w:ascii="Georgia Pro" w:hAnsi="Georgia Pro" w:cs="Calibri"/>
        </w:rPr>
      </w:pPr>
    </w:p>
    <w:p w14:paraId="0F92D1CA" w14:textId="7B6B450E" w:rsidR="00593363" w:rsidRDefault="00593363" w:rsidP="00955A1E">
      <w:pPr>
        <w:tabs>
          <w:tab w:val="left" w:pos="9270"/>
        </w:tabs>
        <w:rPr>
          <w:rFonts w:ascii="Georgia Pro" w:hAnsi="Georgia Pro" w:cs="Calibri"/>
        </w:rPr>
      </w:pPr>
    </w:p>
    <w:p w14:paraId="5D45195A" w14:textId="77777777" w:rsidR="00AE5022" w:rsidRDefault="00AE5022" w:rsidP="00955A1E">
      <w:pPr>
        <w:tabs>
          <w:tab w:val="left" w:pos="9270"/>
        </w:tabs>
        <w:rPr>
          <w:rFonts w:ascii="Georgia Pro" w:hAnsi="Georgia Pro" w:cs="Calibri"/>
        </w:rPr>
      </w:pPr>
    </w:p>
    <w:p w14:paraId="3437D092" w14:textId="215DC9EC" w:rsidR="00DB17EF" w:rsidRDefault="00DB17EF" w:rsidP="00955A1E">
      <w:pPr>
        <w:tabs>
          <w:tab w:val="left" w:pos="9270"/>
        </w:tabs>
        <w:rPr>
          <w:rFonts w:ascii="Georgia Pro" w:hAnsi="Georgia Pro" w:cs="Calibri"/>
        </w:rPr>
      </w:pPr>
    </w:p>
    <w:p w14:paraId="26183A07" w14:textId="77777777" w:rsidR="00AE5022" w:rsidRDefault="00AE5022" w:rsidP="00955A1E">
      <w:pPr>
        <w:tabs>
          <w:tab w:val="left" w:pos="9270"/>
        </w:tabs>
        <w:rPr>
          <w:rFonts w:ascii="Georgia Pro" w:hAnsi="Georgia Pro" w:cs="Calibri"/>
        </w:rPr>
      </w:pPr>
    </w:p>
    <w:p w14:paraId="664A149E" w14:textId="4305E96F" w:rsidR="008134FD" w:rsidRDefault="008134FD" w:rsidP="00955A1E">
      <w:pPr>
        <w:tabs>
          <w:tab w:val="left" w:pos="9270"/>
        </w:tabs>
        <w:rPr>
          <w:rFonts w:ascii="Georgia Pro" w:hAnsi="Georgia Pro" w:cs="Calibri"/>
        </w:rPr>
      </w:pPr>
    </w:p>
    <w:p w14:paraId="54D920B6" w14:textId="77777777" w:rsidR="008134FD" w:rsidRDefault="008134FD" w:rsidP="00955A1E">
      <w:pPr>
        <w:tabs>
          <w:tab w:val="left" w:pos="9270"/>
        </w:tabs>
        <w:rPr>
          <w:rFonts w:ascii="Georgia Pro" w:hAnsi="Georgia Pro" w:cs="Calibri"/>
        </w:rPr>
      </w:pPr>
    </w:p>
    <w:p w14:paraId="0CF0E00A" w14:textId="1E11832F" w:rsidR="00593363" w:rsidRPr="00593363" w:rsidRDefault="00593363" w:rsidP="00955A1E">
      <w:pPr>
        <w:tabs>
          <w:tab w:val="left" w:pos="9270"/>
        </w:tabs>
        <w:rPr>
          <w:rFonts w:ascii="Georgia Pro" w:hAnsi="Georgia Pro" w:cs="Calibri"/>
          <w:b/>
          <w:bCs/>
        </w:rPr>
      </w:pPr>
      <w:r>
        <w:rPr>
          <w:rFonts w:ascii="Georgia Pro" w:hAnsi="Georgia Pro" w:cs="Calibri"/>
          <w:b/>
          <w:bCs/>
        </w:rPr>
        <w:t>Great Plains</w:t>
      </w:r>
    </w:p>
    <w:p w14:paraId="3E77468F" w14:textId="76E5C56F" w:rsidR="00593363" w:rsidRDefault="00DB17EF" w:rsidP="00955A1E">
      <w:pPr>
        <w:tabs>
          <w:tab w:val="left" w:pos="9270"/>
        </w:tabs>
        <w:rPr>
          <w:rFonts w:ascii="Georgia Pro" w:hAnsi="Georgia Pro" w:cs="Calibri"/>
        </w:rPr>
      </w:pPr>
      <w:r>
        <w:rPr>
          <w:rFonts w:ascii="Georgia Pro" w:hAnsi="Georgia Pro" w:cs="Calibri"/>
          <w:noProof/>
        </w:rPr>
        <w:drawing>
          <wp:inline distT="0" distB="0" distL="0" distR="0" wp14:anchorId="29E5DB38" wp14:editId="421C35A9">
            <wp:extent cx="5943600" cy="24430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21540" t="-1674" r="20134" b="1674"/>
                    <a:stretch/>
                  </pic:blipFill>
                  <pic:spPr bwMode="auto">
                    <a:xfrm>
                      <a:off x="0" y="0"/>
                      <a:ext cx="5943600" cy="2443046"/>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Pro" w:hAnsi="Georgia Pro" w:cs="Calibri"/>
        </w:rPr>
        <w:t>So</w:t>
      </w:r>
      <w:r w:rsidR="00C57EE4">
        <w:rPr>
          <w:rFonts w:ascii="Georgia Pro" w:hAnsi="Georgia Pro" w:cs="Calibri"/>
        </w:rPr>
        <w:t xml:space="preserve">, </w:t>
      </w:r>
      <w:r>
        <w:rPr>
          <w:rFonts w:ascii="Georgia Pro" w:hAnsi="Georgia Pro" w:cs="Calibri"/>
        </w:rPr>
        <w:t>what do we do with those western Big Ten teams and Northern Big 12 teams? Let’s put them together in this new Great Plains Conference. Iowa and Iowa State belong in the same conference, as do Kansas and Missouri. Colorado is brought in from the Pac-12 since that whole experiment didn’t quite work out for them. Now</w:t>
      </w:r>
      <w:r w:rsidR="00C57EE4">
        <w:rPr>
          <w:rFonts w:ascii="Georgia Pro" w:hAnsi="Georgia Pro" w:cs="Calibri"/>
        </w:rPr>
        <w:t>,</w:t>
      </w:r>
      <w:r>
        <w:rPr>
          <w:rFonts w:ascii="Georgia Pro" w:hAnsi="Georgia Pro" w:cs="Calibri"/>
        </w:rPr>
        <w:t xml:space="preserve"> they can renew their rivalries with former Big 12 peers and </w:t>
      </w:r>
      <w:proofErr w:type="gramStart"/>
      <w:r>
        <w:rPr>
          <w:rFonts w:ascii="Georgia Pro" w:hAnsi="Georgia Pro" w:cs="Calibri"/>
        </w:rPr>
        <w:t>won’t</w:t>
      </w:r>
      <w:proofErr w:type="gramEnd"/>
      <w:r>
        <w:rPr>
          <w:rFonts w:ascii="Georgia Pro" w:hAnsi="Georgia Pro" w:cs="Calibri"/>
        </w:rPr>
        <w:t xml:space="preserve"> have to travel 1300 miles to do so. Speaking of </w:t>
      </w:r>
      <w:r w:rsidR="00593363">
        <w:rPr>
          <w:rFonts w:ascii="Georgia Pro" w:hAnsi="Georgia Pro" w:cs="Calibri"/>
        </w:rPr>
        <w:t>rivals,</w:t>
      </w:r>
      <w:r>
        <w:rPr>
          <w:rFonts w:ascii="Georgia Pro" w:hAnsi="Georgia Pro" w:cs="Calibri"/>
        </w:rPr>
        <w:t xml:space="preserve"> we add in the Colorado State Rams. CSU has shown commitment to </w:t>
      </w:r>
      <w:r w:rsidR="00B44F00">
        <w:rPr>
          <w:rFonts w:ascii="Georgia Pro" w:hAnsi="Georgia Pro" w:cs="Calibri"/>
        </w:rPr>
        <w:t xml:space="preserve">competing at a higher level, most notably with an impressive new football </w:t>
      </w:r>
      <w:hyperlink r:id="rId24" w:history="1">
        <w:r w:rsidR="00B44F00" w:rsidRPr="00B44F00">
          <w:rPr>
            <w:rStyle w:val="Hyperlink"/>
            <w:rFonts w:ascii="Georgia Pro" w:hAnsi="Georgia Pro" w:cs="Calibri"/>
          </w:rPr>
          <w:t>stadium</w:t>
        </w:r>
      </w:hyperlink>
      <w:r w:rsidR="00B44F00">
        <w:rPr>
          <w:rFonts w:ascii="Georgia Pro" w:hAnsi="Georgia Pro" w:cs="Calibri"/>
        </w:rPr>
        <w:t>. They have been trying since 2016 to join a better conference than the MWC and the Great Plains Conference seems like the perfect fit.</w:t>
      </w:r>
      <w:r w:rsidR="00593363">
        <w:rPr>
          <w:rFonts w:ascii="Georgia Pro" w:hAnsi="Georgia Pro" w:cs="Calibri"/>
        </w:rPr>
        <w:t xml:space="preserve"> </w:t>
      </w:r>
    </w:p>
    <w:p w14:paraId="5E637BBF" w14:textId="2D41490E" w:rsidR="00593363" w:rsidRDefault="00B44F00" w:rsidP="00955A1E">
      <w:pPr>
        <w:tabs>
          <w:tab w:val="left" w:pos="9270"/>
        </w:tabs>
        <w:rPr>
          <w:rFonts w:ascii="Georgia Pro" w:hAnsi="Georgia Pro" w:cs="Calibri"/>
        </w:rPr>
      </w:pPr>
      <w:r>
        <w:rPr>
          <w:rFonts w:ascii="Georgia Pro" w:hAnsi="Georgia Pro" w:cs="Calibri"/>
        </w:rPr>
        <w:t xml:space="preserve">The most interesting addition here is North Dakota State. Moving the Bison up from FCS is a no-brainer. They’ve absolutely dominated the FCS, winning 8 of the last 9 national championships. Talks of a move up to FBS frequently pop up in Fargo, but the main deterrent </w:t>
      </w:r>
      <w:r w:rsidR="00995194">
        <w:rPr>
          <w:rFonts w:ascii="Georgia Pro" w:hAnsi="Georgia Pro" w:cs="Calibri"/>
        </w:rPr>
        <w:t>was always</w:t>
      </w:r>
      <w:r>
        <w:rPr>
          <w:rFonts w:ascii="Georgia Pro" w:hAnsi="Georgia Pro" w:cs="Calibri"/>
        </w:rPr>
        <w:t xml:space="preserve"> </w:t>
      </w:r>
      <w:r w:rsidR="00995194">
        <w:rPr>
          <w:rFonts w:ascii="Georgia Pro" w:hAnsi="Georgia Pro" w:cs="Calibri"/>
        </w:rPr>
        <w:t xml:space="preserve">the lack of </w:t>
      </w:r>
      <w:r>
        <w:rPr>
          <w:rFonts w:ascii="Georgia Pro" w:hAnsi="Georgia Pro" w:cs="Calibri"/>
        </w:rPr>
        <w:t>a</w:t>
      </w:r>
      <w:r w:rsidR="008134FD">
        <w:rPr>
          <w:rFonts w:ascii="Georgia Pro" w:hAnsi="Georgia Pro" w:cs="Calibri"/>
        </w:rPr>
        <w:t xml:space="preserve"> </w:t>
      </w:r>
      <w:r>
        <w:rPr>
          <w:rFonts w:ascii="Georgia Pro" w:hAnsi="Georgia Pro" w:cs="Calibri"/>
        </w:rPr>
        <w:t>conference that ma</w:t>
      </w:r>
      <w:r w:rsidR="00995194">
        <w:rPr>
          <w:rFonts w:ascii="Georgia Pro" w:hAnsi="Georgia Pro" w:cs="Calibri"/>
        </w:rPr>
        <w:t>de</w:t>
      </w:r>
      <w:r>
        <w:rPr>
          <w:rFonts w:ascii="Georgia Pro" w:hAnsi="Georgia Pro" w:cs="Calibri"/>
        </w:rPr>
        <w:t xml:space="preserve"> geographic </w:t>
      </w:r>
      <w:r w:rsidR="008134FD">
        <w:rPr>
          <w:rFonts w:ascii="Georgia Pro" w:hAnsi="Georgia Pro" w:cs="Calibri"/>
        </w:rPr>
        <w:t xml:space="preserve">and competitive </w:t>
      </w:r>
      <w:r>
        <w:rPr>
          <w:rFonts w:ascii="Georgia Pro" w:hAnsi="Georgia Pro" w:cs="Calibri"/>
        </w:rPr>
        <w:t>sense</w:t>
      </w:r>
      <w:r w:rsidR="00995194">
        <w:rPr>
          <w:rFonts w:ascii="Georgia Pro" w:hAnsi="Georgia Pro" w:cs="Calibri"/>
        </w:rPr>
        <w:t>.</w:t>
      </w:r>
      <w:r w:rsidR="008134FD">
        <w:rPr>
          <w:rFonts w:ascii="Georgia Pro" w:hAnsi="Georgia Pro" w:cs="Calibri"/>
        </w:rPr>
        <w:t xml:space="preserve"> It may have been tough for the Bison to travel to and compete with titans like Ohio State, Penn State, and Michigan, but</w:t>
      </w:r>
      <w:r w:rsidR="00995194">
        <w:rPr>
          <w:rFonts w:ascii="Georgia Pro" w:hAnsi="Georgia Pro" w:cs="Calibri"/>
        </w:rPr>
        <w:t xml:space="preserve"> NDSU could certainly</w:t>
      </w:r>
      <w:r w:rsidR="00C57EE4">
        <w:rPr>
          <w:rFonts w:ascii="Georgia Pro" w:hAnsi="Georgia Pro" w:cs="Calibri"/>
        </w:rPr>
        <w:t xml:space="preserve"> hold their own</w:t>
      </w:r>
      <w:r w:rsidR="00995194">
        <w:rPr>
          <w:rFonts w:ascii="Georgia Pro" w:hAnsi="Georgia Pro" w:cs="Calibri"/>
        </w:rPr>
        <w:t xml:space="preserve"> in the GPC as they’ve already </w:t>
      </w:r>
      <w:hyperlink r:id="rId25" w:history="1">
        <w:r w:rsidR="00995194" w:rsidRPr="00995194">
          <w:rPr>
            <w:rStyle w:val="Hyperlink"/>
            <w:rFonts w:ascii="Georgia Pro" w:hAnsi="Georgia Pro" w:cs="Calibri"/>
          </w:rPr>
          <w:t>beaten</w:t>
        </w:r>
      </w:hyperlink>
      <w:r w:rsidR="00995194">
        <w:rPr>
          <w:rFonts w:ascii="Georgia Pro" w:hAnsi="Georgia Pro" w:cs="Calibri"/>
        </w:rPr>
        <w:t xml:space="preserve"> </w:t>
      </w:r>
      <w:r w:rsidR="00995194" w:rsidRPr="00995194">
        <w:rPr>
          <w:rFonts w:ascii="Georgia Pro" w:hAnsi="Georgia Pro" w:cs="Calibri"/>
        </w:rPr>
        <w:t>Minnesota, Colorado State, Kansas, Kansas State, Iowa State, and Iowa</w:t>
      </w:r>
      <w:r w:rsidR="00995194">
        <w:rPr>
          <w:rFonts w:ascii="Georgia Pro" w:hAnsi="Georgia Pro" w:cs="Calibri"/>
        </w:rPr>
        <w:t xml:space="preserve"> in the past decade. </w:t>
      </w:r>
    </w:p>
    <w:p w14:paraId="3190DB70" w14:textId="2B7E22E6" w:rsidR="00593363" w:rsidRDefault="00593363" w:rsidP="00955A1E">
      <w:pPr>
        <w:tabs>
          <w:tab w:val="left" w:pos="9270"/>
        </w:tabs>
        <w:rPr>
          <w:rFonts w:ascii="Georgia Pro" w:hAnsi="Georgia Pro" w:cs="Calibri"/>
        </w:rPr>
      </w:pPr>
      <w:r>
        <w:rPr>
          <w:rFonts w:ascii="Georgia Pro" w:hAnsi="Georgia Pro" w:cs="Calibri"/>
        </w:rPr>
        <w:t>Overall, this would be a pretty balanced conference across all sports, not just football. Kansas and Wisconsin are perennial basketball powers, w</w:t>
      </w:r>
      <w:r w:rsidR="008134FD">
        <w:rPr>
          <w:rFonts w:ascii="Georgia Pro" w:hAnsi="Georgia Pro" w:cs="Calibri"/>
        </w:rPr>
        <w:t>hile</w:t>
      </w:r>
      <w:r>
        <w:rPr>
          <w:rFonts w:ascii="Georgia Pro" w:hAnsi="Georgia Pro" w:cs="Calibri"/>
        </w:rPr>
        <w:t xml:space="preserve"> Iowa </w:t>
      </w:r>
      <w:r w:rsidR="008134FD">
        <w:rPr>
          <w:rFonts w:ascii="Georgia Pro" w:hAnsi="Georgia Pro" w:cs="Calibri"/>
        </w:rPr>
        <w:t>is on</w:t>
      </w:r>
      <w:r>
        <w:rPr>
          <w:rFonts w:ascii="Georgia Pro" w:hAnsi="Georgia Pro" w:cs="Calibri"/>
        </w:rPr>
        <w:t xml:space="preserve"> the rise. This conference also </w:t>
      </w:r>
      <w:r w:rsidR="008134FD">
        <w:rPr>
          <w:rFonts w:ascii="Georgia Pro" w:hAnsi="Georgia Pro" w:cs="Calibri"/>
        </w:rPr>
        <w:t>has so</w:t>
      </w:r>
      <w:r>
        <w:rPr>
          <w:rFonts w:ascii="Georgia Pro" w:hAnsi="Georgia Pro" w:cs="Calibri"/>
        </w:rPr>
        <w:t xml:space="preserve">me of the nation’s best wrestling schools with 5 schools </w:t>
      </w:r>
      <w:hyperlink r:id="rId26" w:history="1">
        <w:r w:rsidRPr="00593363">
          <w:rPr>
            <w:rStyle w:val="Hyperlink"/>
            <w:rFonts w:ascii="Georgia Pro" w:hAnsi="Georgia Pro" w:cs="Calibri"/>
          </w:rPr>
          <w:t>ranked</w:t>
        </w:r>
      </w:hyperlink>
      <w:r>
        <w:rPr>
          <w:rFonts w:ascii="Georgia Pro" w:hAnsi="Georgia Pro" w:cs="Calibri"/>
        </w:rPr>
        <w:t xml:space="preserve"> in </w:t>
      </w:r>
      <w:r w:rsidR="00C57EE4">
        <w:rPr>
          <w:rFonts w:ascii="Georgia Pro" w:hAnsi="Georgia Pro" w:cs="Calibri"/>
        </w:rPr>
        <w:t xml:space="preserve">the </w:t>
      </w:r>
      <w:r>
        <w:rPr>
          <w:rFonts w:ascii="Georgia Pro" w:hAnsi="Georgia Pro" w:cs="Calibri"/>
        </w:rPr>
        <w:t>top 12.</w:t>
      </w:r>
    </w:p>
    <w:p w14:paraId="0FD816F8" w14:textId="6FF5F08C" w:rsidR="00593363" w:rsidRDefault="00593363" w:rsidP="00955A1E">
      <w:pPr>
        <w:tabs>
          <w:tab w:val="left" w:pos="9270"/>
        </w:tabs>
        <w:rPr>
          <w:rFonts w:ascii="Georgia Pro" w:hAnsi="Georgia Pro" w:cs="Calibri"/>
        </w:rPr>
      </w:pPr>
    </w:p>
    <w:p w14:paraId="491A1D80" w14:textId="09EA8E0C" w:rsidR="00593363" w:rsidRDefault="00593363" w:rsidP="00955A1E">
      <w:pPr>
        <w:tabs>
          <w:tab w:val="left" w:pos="9270"/>
        </w:tabs>
        <w:rPr>
          <w:rFonts w:ascii="Georgia Pro" w:hAnsi="Georgia Pro" w:cs="Calibri"/>
        </w:rPr>
      </w:pPr>
    </w:p>
    <w:p w14:paraId="06580DF9" w14:textId="7B1CB1FD" w:rsidR="00593363" w:rsidRDefault="00593363" w:rsidP="00955A1E">
      <w:pPr>
        <w:tabs>
          <w:tab w:val="left" w:pos="9270"/>
        </w:tabs>
        <w:rPr>
          <w:rFonts w:ascii="Georgia Pro" w:hAnsi="Georgia Pro" w:cs="Calibri"/>
        </w:rPr>
      </w:pPr>
    </w:p>
    <w:p w14:paraId="40DBF9AB" w14:textId="77777777" w:rsidR="00593363" w:rsidRDefault="00593363" w:rsidP="00955A1E">
      <w:pPr>
        <w:tabs>
          <w:tab w:val="left" w:pos="9270"/>
        </w:tabs>
        <w:rPr>
          <w:rFonts w:ascii="Georgia Pro" w:hAnsi="Georgia Pro" w:cs="Calibri"/>
        </w:rPr>
      </w:pPr>
    </w:p>
    <w:p w14:paraId="6B1D8B6C" w14:textId="20B2A453" w:rsidR="00995194" w:rsidRDefault="00593363" w:rsidP="00955A1E">
      <w:pPr>
        <w:tabs>
          <w:tab w:val="left" w:pos="9270"/>
        </w:tabs>
        <w:rPr>
          <w:rFonts w:ascii="Georgia Pro" w:hAnsi="Georgia Pro" w:cs="Calibri"/>
          <w:b/>
          <w:bCs/>
        </w:rPr>
      </w:pPr>
      <w:r>
        <w:rPr>
          <w:rFonts w:ascii="Georgia Pro" w:hAnsi="Georgia Pro" w:cs="Calibri"/>
          <w:b/>
          <w:bCs/>
        </w:rPr>
        <w:lastRenderedPageBreak/>
        <w:t>PAC</w:t>
      </w:r>
      <w:r>
        <w:rPr>
          <w:rFonts w:ascii="Georgia Pro" w:hAnsi="Georgia Pro" w:cs="Calibri"/>
          <w:noProof/>
        </w:rPr>
        <w:drawing>
          <wp:inline distT="0" distB="0" distL="0" distR="0" wp14:anchorId="403F563D" wp14:editId="68B7E7AA">
            <wp:extent cx="5943600" cy="217675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27">
                      <a:extLst>
                        <a:ext uri="{28A0092B-C50C-407E-A947-70E740481C1C}">
                          <a14:useLocalDpi xmlns:a14="http://schemas.microsoft.com/office/drawing/2010/main" val="0"/>
                        </a:ext>
                      </a:extLst>
                    </a:blip>
                    <a:srcRect l="21139" r="20401"/>
                    <a:stretch/>
                  </pic:blipFill>
                  <pic:spPr bwMode="auto">
                    <a:xfrm>
                      <a:off x="0" y="0"/>
                      <a:ext cx="5943600" cy="2176759"/>
                    </a:xfrm>
                    <a:prstGeom prst="rect">
                      <a:avLst/>
                    </a:prstGeom>
                    <a:ln>
                      <a:noFill/>
                    </a:ln>
                    <a:extLst>
                      <a:ext uri="{53640926-AAD7-44D8-BBD7-CCE9431645EC}">
                        <a14:shadowObscured xmlns:a14="http://schemas.microsoft.com/office/drawing/2010/main"/>
                      </a:ext>
                    </a:extLst>
                  </pic:spPr>
                </pic:pic>
              </a:graphicData>
            </a:graphic>
          </wp:inline>
        </w:drawing>
      </w:r>
    </w:p>
    <w:p w14:paraId="62E4DEFC" w14:textId="121D5D29" w:rsidR="00593363" w:rsidRPr="003113B4" w:rsidRDefault="00813CC2" w:rsidP="00955A1E">
      <w:pPr>
        <w:tabs>
          <w:tab w:val="left" w:pos="9270"/>
        </w:tabs>
        <w:rPr>
          <w:rFonts w:ascii="Georgia Pro" w:hAnsi="Georgia Pro" w:cs="Calibri"/>
          <w:b/>
          <w:bCs/>
        </w:rPr>
      </w:pPr>
      <w:r>
        <w:rPr>
          <w:rFonts w:ascii="Georgia Pro" w:hAnsi="Georgia Pro" w:cs="Calibri"/>
          <w:b/>
          <w:bCs/>
          <w:noProof/>
        </w:rPr>
        <w:drawing>
          <wp:inline distT="0" distB="0" distL="0" distR="0" wp14:anchorId="5C564CAF" wp14:editId="0C8D247D">
            <wp:extent cx="5943600" cy="1741036"/>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l="17927" t="14775" r="18662"/>
                    <a:stretch/>
                  </pic:blipFill>
                  <pic:spPr bwMode="auto">
                    <a:xfrm>
                      <a:off x="0" y="0"/>
                      <a:ext cx="5943600" cy="1741036"/>
                    </a:xfrm>
                    <a:prstGeom prst="rect">
                      <a:avLst/>
                    </a:prstGeom>
                    <a:ln>
                      <a:noFill/>
                    </a:ln>
                    <a:extLst>
                      <a:ext uri="{53640926-AAD7-44D8-BBD7-CCE9431645EC}">
                        <a14:shadowObscured xmlns:a14="http://schemas.microsoft.com/office/drawing/2010/main"/>
                      </a:ext>
                    </a:extLst>
                  </pic:spPr>
                </pic:pic>
              </a:graphicData>
            </a:graphic>
          </wp:inline>
        </w:drawing>
      </w:r>
    </w:p>
    <w:p w14:paraId="6817888F" w14:textId="7D09C91B" w:rsidR="00813CC2" w:rsidRDefault="00593363" w:rsidP="00955A1E">
      <w:pPr>
        <w:tabs>
          <w:tab w:val="left" w:pos="9270"/>
        </w:tabs>
        <w:rPr>
          <w:rFonts w:ascii="Georgia Pro" w:hAnsi="Georgia Pro" w:cs="Calibri"/>
        </w:rPr>
      </w:pPr>
      <w:r>
        <w:rPr>
          <w:rFonts w:ascii="Georgia Pro" w:hAnsi="Georgia Pro" w:cs="Calibri"/>
        </w:rPr>
        <w:t>The PAC-12 has really struggled over the past few year</w:t>
      </w:r>
      <w:r w:rsidR="003113B4">
        <w:rPr>
          <w:rFonts w:ascii="Georgia Pro" w:hAnsi="Georgia Pro" w:cs="Calibri"/>
        </w:rPr>
        <w:t>s</w:t>
      </w:r>
      <w:r>
        <w:rPr>
          <w:rFonts w:ascii="Georgia Pro" w:hAnsi="Georgia Pro" w:cs="Calibri"/>
        </w:rPr>
        <w:t xml:space="preserve">. The move to add Colorado hasn’t really paid off. USC, Oregon, and Stanford have lost national prominence. The best football programs out west </w:t>
      </w:r>
      <w:r w:rsidR="00C57EE4">
        <w:rPr>
          <w:rFonts w:ascii="Georgia Pro" w:hAnsi="Georgia Pro" w:cs="Calibri"/>
        </w:rPr>
        <w:t xml:space="preserve">no longer reside </w:t>
      </w:r>
      <w:r>
        <w:rPr>
          <w:rFonts w:ascii="Georgia Pro" w:hAnsi="Georgia Pro" w:cs="Calibri"/>
        </w:rPr>
        <w:t>within the Pac-12. Adding Boise State and BYU to the</w:t>
      </w:r>
      <w:r w:rsidR="00943C1B">
        <w:rPr>
          <w:rFonts w:ascii="Georgia Pro" w:hAnsi="Georgia Pro" w:cs="Calibri"/>
        </w:rPr>
        <w:t xml:space="preserve"> PAC (What’s the need for the number? It seemingly always changes anyway) could help the conference have more national relevance. Both schools bring packed crowds to their games, are located within the conference’s boundaries, and can definitely compete. BYU finished ahead of every PAC-12 team in the football rankings this year and Boise State’s football program was </w:t>
      </w:r>
      <w:hyperlink r:id="rId29" w:history="1">
        <w:r w:rsidR="00943C1B" w:rsidRPr="00943C1B">
          <w:rPr>
            <w:rStyle w:val="Hyperlink"/>
            <w:rFonts w:ascii="Georgia Pro" w:hAnsi="Georgia Pro" w:cs="Calibri"/>
          </w:rPr>
          <w:t>ranked</w:t>
        </w:r>
      </w:hyperlink>
      <w:r w:rsidR="00943C1B">
        <w:rPr>
          <w:rFonts w:ascii="Georgia Pro" w:hAnsi="Georgia Pro" w:cs="Calibri"/>
        </w:rPr>
        <w:t xml:space="preserve"> higher than every PAC-12 program except for Washington over the past five years going into the 2020 season. The most notable drop is Oregon State which has the third worst football program among </w:t>
      </w:r>
      <w:r w:rsidR="003113B4">
        <w:rPr>
          <w:rFonts w:ascii="Georgia Pro" w:hAnsi="Georgia Pro" w:cs="Calibri"/>
        </w:rPr>
        <w:t>P</w:t>
      </w:r>
      <w:r w:rsidR="00943C1B">
        <w:rPr>
          <w:rFonts w:ascii="Georgia Pro" w:hAnsi="Georgia Pro" w:cs="Calibri"/>
        </w:rPr>
        <w:t>ower 5 schools in the past five years and has only made the NCAA basketball tournament once in the past thirty years (yikes).</w:t>
      </w:r>
      <w:r w:rsidR="00E32A3A">
        <w:rPr>
          <w:rFonts w:ascii="Georgia Pro" w:hAnsi="Georgia Pro" w:cs="Calibri"/>
        </w:rPr>
        <w:t xml:space="preserve"> Oregon State will always struggle</w:t>
      </w:r>
      <w:r w:rsidR="00C57EE4">
        <w:rPr>
          <w:rFonts w:ascii="Georgia Pro" w:hAnsi="Georgia Pro" w:cs="Calibri"/>
        </w:rPr>
        <w:t xml:space="preserve"> </w:t>
      </w:r>
      <w:r w:rsidR="00E32A3A">
        <w:rPr>
          <w:rFonts w:ascii="Georgia Pro" w:hAnsi="Georgia Pro" w:cs="Calibri"/>
        </w:rPr>
        <w:t>to compete</w:t>
      </w:r>
      <w:r w:rsidR="00C57EE4">
        <w:rPr>
          <w:rFonts w:ascii="Georgia Pro" w:hAnsi="Georgia Pro" w:cs="Calibri"/>
        </w:rPr>
        <w:t xml:space="preserve"> </w:t>
      </w:r>
      <w:r w:rsidR="00C57EE4">
        <w:rPr>
          <w:rFonts w:ascii="Georgia Pro" w:hAnsi="Georgia Pro" w:cs="Calibri"/>
        </w:rPr>
        <w:t>athletically and financially</w:t>
      </w:r>
      <w:r w:rsidR="00E32A3A">
        <w:rPr>
          <w:rFonts w:ascii="Georgia Pro" w:hAnsi="Georgia Pro" w:cs="Calibri"/>
        </w:rPr>
        <w:t xml:space="preserve"> in the shadow of in-state rival Oregon</w:t>
      </w:r>
      <w:r w:rsidR="00C57EE4">
        <w:rPr>
          <w:rFonts w:ascii="Georgia Pro" w:hAnsi="Georgia Pro" w:cs="Calibri"/>
        </w:rPr>
        <w:t xml:space="preserve">, </w:t>
      </w:r>
      <w:r w:rsidR="00E32A3A">
        <w:rPr>
          <w:rFonts w:ascii="Georgia Pro" w:hAnsi="Georgia Pro" w:cs="Calibri"/>
        </w:rPr>
        <w:t xml:space="preserve">which is why I have moved the Beavers </w:t>
      </w:r>
      <w:r w:rsidR="00C57EE4">
        <w:rPr>
          <w:rFonts w:ascii="Georgia Pro" w:hAnsi="Georgia Pro" w:cs="Calibri"/>
        </w:rPr>
        <w:t>out of the PAC</w:t>
      </w:r>
      <w:r w:rsidR="00E32A3A">
        <w:rPr>
          <w:rFonts w:ascii="Georgia Pro" w:hAnsi="Georgia Pro" w:cs="Calibri"/>
        </w:rPr>
        <w:t xml:space="preserve"> which I will discuss </w:t>
      </w:r>
      <w:r w:rsidR="00C57EE4">
        <w:rPr>
          <w:rFonts w:ascii="Georgia Pro" w:hAnsi="Georgia Pro" w:cs="Calibri"/>
        </w:rPr>
        <w:t>later</w:t>
      </w:r>
      <w:r w:rsidR="00E32A3A">
        <w:rPr>
          <w:rFonts w:ascii="Georgia Pro" w:hAnsi="Georgia Pro" w:cs="Calibri"/>
        </w:rPr>
        <w:t>.</w:t>
      </w:r>
    </w:p>
    <w:p w14:paraId="1F9D4376" w14:textId="6FDC6534" w:rsidR="00813CC2" w:rsidRDefault="00813CC2" w:rsidP="00955A1E">
      <w:pPr>
        <w:tabs>
          <w:tab w:val="left" w:pos="9270"/>
        </w:tabs>
        <w:rPr>
          <w:rFonts w:ascii="Georgia Pro" w:hAnsi="Georgia Pro" w:cs="Calibri"/>
        </w:rPr>
      </w:pPr>
      <w:r>
        <w:rPr>
          <w:rFonts w:ascii="Georgia Pro" w:hAnsi="Georgia Pro" w:cs="Calibri"/>
        </w:rPr>
        <w:t xml:space="preserve">San Diego State and Gonzaga have arguably been the </w:t>
      </w:r>
      <w:r w:rsidR="003113B4">
        <w:rPr>
          <w:rFonts w:ascii="Georgia Pro" w:hAnsi="Georgia Pro" w:cs="Calibri"/>
        </w:rPr>
        <w:t>most consistent</w:t>
      </w:r>
      <w:r>
        <w:rPr>
          <w:rFonts w:ascii="Georgia Pro" w:hAnsi="Georgia Pro" w:cs="Calibri"/>
        </w:rPr>
        <w:t xml:space="preserve"> west coast basketball teams over the past </w:t>
      </w:r>
      <w:r w:rsidR="003113B4">
        <w:rPr>
          <w:rFonts w:ascii="Georgia Pro" w:hAnsi="Georgia Pro" w:cs="Calibri"/>
        </w:rPr>
        <w:t>decade</w:t>
      </w:r>
      <w:r>
        <w:rPr>
          <w:rFonts w:ascii="Georgia Pro" w:hAnsi="Georgia Pro" w:cs="Calibri"/>
        </w:rPr>
        <w:t xml:space="preserve"> and are therefore added to the PAC as non-football members. Gonzaga is far too dominant of a program to be beating up on inferior WCC opponents in conference play and the same could be said about SDSU in the Mountain West.</w:t>
      </w:r>
      <w:r w:rsidR="005E5B1A">
        <w:rPr>
          <w:rFonts w:ascii="Georgia Pro" w:hAnsi="Georgia Pro" w:cs="Calibri"/>
        </w:rPr>
        <w:t xml:space="preserve"> Adding these two </w:t>
      </w:r>
      <w:r w:rsidR="00DE37EB">
        <w:rPr>
          <w:rFonts w:ascii="Georgia Pro" w:hAnsi="Georgia Pro" w:cs="Calibri"/>
        </w:rPr>
        <w:t>schools might give</w:t>
      </w:r>
      <w:r w:rsidR="003113B4">
        <w:rPr>
          <w:rFonts w:ascii="Georgia Pro" w:hAnsi="Georgia Pro" w:cs="Calibri"/>
        </w:rPr>
        <w:t xml:space="preserve"> </w:t>
      </w:r>
      <w:r w:rsidR="005E5B1A">
        <w:rPr>
          <w:rFonts w:ascii="Georgia Pro" w:hAnsi="Georgia Pro" w:cs="Calibri"/>
        </w:rPr>
        <w:t xml:space="preserve">east-coasters </w:t>
      </w:r>
      <w:r w:rsidR="003113B4">
        <w:rPr>
          <w:rFonts w:ascii="Georgia Pro" w:hAnsi="Georgia Pro" w:cs="Calibri"/>
        </w:rPr>
        <w:t xml:space="preserve">a reason </w:t>
      </w:r>
      <w:r w:rsidR="005E5B1A">
        <w:rPr>
          <w:rFonts w:ascii="Georgia Pro" w:hAnsi="Georgia Pro" w:cs="Calibri"/>
        </w:rPr>
        <w:t>to stay up for a</w:t>
      </w:r>
      <w:r w:rsidR="00DE37EB">
        <w:rPr>
          <w:rFonts w:ascii="Georgia Pro" w:hAnsi="Georgia Pro" w:cs="Calibri"/>
        </w:rPr>
        <w:t xml:space="preserve"> “Conference of Champions”</w:t>
      </w:r>
      <w:r w:rsidR="005E5B1A">
        <w:rPr>
          <w:rFonts w:ascii="Georgia Pro" w:hAnsi="Georgia Pro" w:cs="Calibri"/>
        </w:rPr>
        <w:t xml:space="preserve"> hoops contest</w:t>
      </w:r>
      <w:r w:rsidR="003113B4">
        <w:rPr>
          <w:rFonts w:ascii="Georgia Pro" w:hAnsi="Georgia Pro" w:cs="Calibri"/>
        </w:rPr>
        <w:t xml:space="preserve"> other than</w:t>
      </w:r>
      <w:r w:rsidR="005E5B1A">
        <w:rPr>
          <w:rFonts w:ascii="Georgia Pro" w:hAnsi="Georgia Pro" w:cs="Calibri"/>
        </w:rPr>
        <w:t xml:space="preserve"> trying to hear Bill Walton</w:t>
      </w:r>
      <w:r w:rsidR="002750B5">
        <w:rPr>
          <w:rFonts w:ascii="Georgia Pro" w:hAnsi="Georgia Pro" w:cs="Calibri"/>
        </w:rPr>
        <w:t xml:space="preserve"> talk about aliens</w:t>
      </w:r>
      <w:r w:rsidR="00DE37EB">
        <w:rPr>
          <w:rFonts w:ascii="Georgia Pro" w:hAnsi="Georgia Pro" w:cs="Calibri"/>
        </w:rPr>
        <w:t>.</w:t>
      </w:r>
    </w:p>
    <w:p w14:paraId="6BF47E5E" w14:textId="0B8BAEDC" w:rsidR="002750B5" w:rsidRDefault="002750B5" w:rsidP="00955A1E">
      <w:pPr>
        <w:tabs>
          <w:tab w:val="left" w:pos="9270"/>
        </w:tabs>
        <w:rPr>
          <w:rFonts w:ascii="Georgia Pro" w:hAnsi="Georgia Pro" w:cs="Calibri"/>
        </w:rPr>
      </w:pPr>
    </w:p>
    <w:p w14:paraId="4F9D1A46" w14:textId="77777777" w:rsidR="00AE5022" w:rsidRDefault="00AE5022" w:rsidP="00955A1E">
      <w:pPr>
        <w:tabs>
          <w:tab w:val="left" w:pos="9270"/>
        </w:tabs>
        <w:rPr>
          <w:rFonts w:ascii="Georgia Pro" w:hAnsi="Georgia Pro" w:cs="Calibri"/>
        </w:rPr>
      </w:pPr>
    </w:p>
    <w:p w14:paraId="1A9496A7" w14:textId="53EB8E82" w:rsidR="002750B5" w:rsidRPr="002750B5" w:rsidRDefault="002750B5" w:rsidP="00955A1E">
      <w:pPr>
        <w:tabs>
          <w:tab w:val="left" w:pos="9270"/>
        </w:tabs>
        <w:rPr>
          <w:rFonts w:ascii="Georgia Pro" w:hAnsi="Georgia Pro" w:cs="Calibri"/>
          <w:b/>
          <w:bCs/>
        </w:rPr>
      </w:pPr>
      <w:r>
        <w:rPr>
          <w:rFonts w:ascii="Georgia Pro" w:hAnsi="Georgia Pro" w:cs="Calibri"/>
          <w:b/>
          <w:bCs/>
        </w:rPr>
        <w:lastRenderedPageBreak/>
        <w:t>Big East</w:t>
      </w:r>
    </w:p>
    <w:p w14:paraId="0C045E0A" w14:textId="57EC9E55" w:rsidR="002750B5" w:rsidRDefault="002750B5" w:rsidP="00955A1E">
      <w:pPr>
        <w:tabs>
          <w:tab w:val="left" w:pos="9270"/>
        </w:tabs>
        <w:rPr>
          <w:rFonts w:ascii="Georgia Pro" w:hAnsi="Georgia Pro" w:cs="Calibri"/>
        </w:rPr>
      </w:pPr>
      <w:r>
        <w:rPr>
          <w:rFonts w:ascii="Georgia Pro" w:hAnsi="Georgia Pro" w:cs="Calibri"/>
          <w:noProof/>
        </w:rPr>
        <w:drawing>
          <wp:inline distT="0" distB="0" distL="0" distR="0" wp14:anchorId="2B82FB72" wp14:editId="34CBD565">
            <wp:extent cx="5943600" cy="23073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30">
                      <a:extLst>
                        <a:ext uri="{28A0092B-C50C-407E-A947-70E740481C1C}">
                          <a14:useLocalDpi xmlns:a14="http://schemas.microsoft.com/office/drawing/2010/main" val="0"/>
                        </a:ext>
                      </a:extLst>
                    </a:blip>
                    <a:srcRect l="22074" r="21204"/>
                    <a:stretch/>
                  </pic:blipFill>
                  <pic:spPr bwMode="auto">
                    <a:xfrm>
                      <a:off x="0" y="0"/>
                      <a:ext cx="5943600" cy="2307300"/>
                    </a:xfrm>
                    <a:prstGeom prst="rect">
                      <a:avLst/>
                    </a:prstGeom>
                    <a:ln>
                      <a:noFill/>
                    </a:ln>
                    <a:extLst>
                      <a:ext uri="{53640926-AAD7-44D8-BBD7-CCE9431645EC}">
                        <a14:shadowObscured xmlns:a14="http://schemas.microsoft.com/office/drawing/2010/main"/>
                      </a:ext>
                    </a:extLst>
                  </pic:spPr>
                </pic:pic>
              </a:graphicData>
            </a:graphic>
          </wp:inline>
        </w:drawing>
      </w:r>
    </w:p>
    <w:p w14:paraId="6E685B8C" w14:textId="75236623" w:rsidR="00465287" w:rsidRDefault="002750B5" w:rsidP="00955A1E">
      <w:pPr>
        <w:tabs>
          <w:tab w:val="left" w:pos="9270"/>
        </w:tabs>
        <w:rPr>
          <w:rFonts w:ascii="Georgia Pro" w:hAnsi="Georgia Pro" w:cs="Calibri"/>
        </w:rPr>
      </w:pPr>
      <w:r>
        <w:rPr>
          <w:rFonts w:ascii="Georgia Pro" w:hAnsi="Georgia Pro" w:cs="Calibri"/>
        </w:rPr>
        <w:t xml:space="preserve">Pretty much every school north of Clemson, SC and </w:t>
      </w:r>
      <w:r w:rsidR="0070072E">
        <w:rPr>
          <w:rFonts w:ascii="Georgia Pro" w:hAnsi="Georgia Pro" w:cs="Calibri"/>
        </w:rPr>
        <w:t>e</w:t>
      </w:r>
      <w:r>
        <w:rPr>
          <w:rFonts w:ascii="Georgia Pro" w:hAnsi="Georgia Pro" w:cs="Calibri"/>
        </w:rPr>
        <w:t xml:space="preserve">ast of </w:t>
      </w:r>
      <w:r w:rsidR="0070072E">
        <w:rPr>
          <w:rFonts w:ascii="Georgia Pro" w:hAnsi="Georgia Pro" w:cs="Calibri"/>
        </w:rPr>
        <w:t xml:space="preserve">State College, PA is a basketball school. This makes it very hard to compile a competitive football conference in the most densely populated region of the country. </w:t>
      </w:r>
      <w:r w:rsidR="0055230E">
        <w:rPr>
          <w:rFonts w:ascii="Georgia Pro" w:hAnsi="Georgia Pro" w:cs="Calibri"/>
        </w:rPr>
        <w:t xml:space="preserve">However, there </w:t>
      </w:r>
      <w:r w:rsidR="003113B4">
        <w:rPr>
          <w:rFonts w:ascii="Georgia Pro" w:hAnsi="Georgia Pro" w:cs="Calibri"/>
        </w:rPr>
        <w:t xml:space="preserve">are </w:t>
      </w:r>
      <w:r w:rsidR="0055230E">
        <w:rPr>
          <w:rFonts w:ascii="Georgia Pro" w:hAnsi="Georgia Pro" w:cs="Calibri"/>
        </w:rPr>
        <w:t xml:space="preserve">a bunch of schools that can compete at the FBS level, but probably not in a major conference. BC and Syracuse haven’t had much success in the ACC, the Big Ten experiment has been unsuccessful and costly for Rutgers, UConn and UMass </w:t>
      </w:r>
      <w:r w:rsidR="00896EC1">
        <w:rPr>
          <w:rFonts w:ascii="Georgia Pro" w:hAnsi="Georgia Pro" w:cs="Calibri"/>
        </w:rPr>
        <w:t xml:space="preserve">have been developing FBS programs, Temple shouldn’t be flying from Philly to Oklahoma </w:t>
      </w:r>
      <w:r w:rsidR="00465287">
        <w:rPr>
          <w:rFonts w:ascii="Georgia Pro" w:hAnsi="Georgia Pro" w:cs="Calibri"/>
        </w:rPr>
        <w:t xml:space="preserve">for conference games, Buffalo deserves better competition than the MAC, and the Army-Navy game would be a lot more significant if it had conference title implications. Of course, this conference is nowhere near as competitive as the new Power 6 conferences previously mentioned and would be classified as a Group of </w:t>
      </w:r>
      <w:r w:rsidR="00E32A3A">
        <w:rPr>
          <w:rFonts w:ascii="Georgia Pro" w:hAnsi="Georgia Pro" w:cs="Calibri"/>
        </w:rPr>
        <w:t>3</w:t>
      </w:r>
      <w:r w:rsidR="00465287">
        <w:rPr>
          <w:rFonts w:ascii="Georgia Pro" w:hAnsi="Georgia Pro" w:cs="Calibri"/>
        </w:rPr>
        <w:t xml:space="preserve"> conference. </w:t>
      </w:r>
    </w:p>
    <w:p w14:paraId="5BAFEE39" w14:textId="13995BE0" w:rsidR="00465287" w:rsidRDefault="00465287" w:rsidP="00955A1E">
      <w:pPr>
        <w:tabs>
          <w:tab w:val="left" w:pos="9270"/>
        </w:tabs>
        <w:rPr>
          <w:rFonts w:ascii="Georgia Pro" w:hAnsi="Georgia Pro" w:cs="Calibri"/>
        </w:rPr>
      </w:pPr>
      <w:r>
        <w:rPr>
          <w:rFonts w:ascii="Georgia Pro" w:hAnsi="Georgia Pro" w:cs="Calibri"/>
          <w:noProof/>
        </w:rPr>
        <w:drawing>
          <wp:inline distT="0" distB="0" distL="0" distR="0" wp14:anchorId="7D665B7D" wp14:editId="17E076CD">
            <wp:extent cx="5943600" cy="19102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l="16991" r="17324"/>
                    <a:stretch/>
                  </pic:blipFill>
                  <pic:spPr bwMode="auto">
                    <a:xfrm>
                      <a:off x="0" y="0"/>
                      <a:ext cx="5943600" cy="1910279"/>
                    </a:xfrm>
                    <a:prstGeom prst="rect">
                      <a:avLst/>
                    </a:prstGeom>
                    <a:ln>
                      <a:noFill/>
                    </a:ln>
                    <a:extLst>
                      <a:ext uri="{53640926-AAD7-44D8-BBD7-CCE9431645EC}">
                        <a14:shadowObscured xmlns:a14="http://schemas.microsoft.com/office/drawing/2010/main"/>
                      </a:ext>
                    </a:extLst>
                  </pic:spPr>
                </pic:pic>
              </a:graphicData>
            </a:graphic>
          </wp:inline>
        </w:drawing>
      </w:r>
    </w:p>
    <w:p w14:paraId="1EBF01BE" w14:textId="66C2AB9B" w:rsidR="00813CC2" w:rsidRDefault="00465287" w:rsidP="00955A1E">
      <w:pPr>
        <w:tabs>
          <w:tab w:val="left" w:pos="9270"/>
        </w:tabs>
        <w:rPr>
          <w:rFonts w:ascii="Georgia Pro" w:hAnsi="Georgia Pro" w:cs="Calibri"/>
        </w:rPr>
      </w:pPr>
      <w:r>
        <w:rPr>
          <w:rFonts w:ascii="Georgia Pro" w:hAnsi="Georgia Pro" w:cs="Calibri"/>
        </w:rPr>
        <w:t>The strength of the new Big East really comes from basketball. The east coast teams of the old Big East are added to the football schools along with Rhode Island which has developed a great program in the A-10. The Georgetown-Syracuse</w:t>
      </w:r>
      <w:r w:rsidR="00641F9C">
        <w:rPr>
          <w:rFonts w:ascii="Georgia Pro" w:hAnsi="Georgia Pro" w:cs="Calibri"/>
        </w:rPr>
        <w:t xml:space="preserve"> and </w:t>
      </w:r>
      <w:r>
        <w:rPr>
          <w:rFonts w:ascii="Georgia Pro" w:hAnsi="Georgia Pro" w:cs="Calibri"/>
        </w:rPr>
        <w:t>UConn-BC</w:t>
      </w:r>
      <w:r w:rsidR="00641F9C">
        <w:rPr>
          <w:rFonts w:ascii="Georgia Pro" w:hAnsi="Georgia Pro" w:cs="Calibri"/>
        </w:rPr>
        <w:t xml:space="preserve"> rivalries are</w:t>
      </w:r>
      <w:r>
        <w:rPr>
          <w:rFonts w:ascii="Georgia Pro" w:hAnsi="Georgia Pro" w:cs="Calibri"/>
        </w:rPr>
        <w:t xml:space="preserve"> renewed</w:t>
      </w:r>
      <w:r w:rsidR="00641F9C">
        <w:rPr>
          <w:rFonts w:ascii="Georgia Pro" w:hAnsi="Georgia Pro" w:cs="Calibri"/>
        </w:rPr>
        <w:t>. In-state rivalries such as BC-UMass, Syracuse-Buffalo, Seton Hall-Rutgers, Temple-Villanova, and Providence-Rhode Island are given new life. However, the real value comes in the resurgence of the Big East conference tournament at MSG. Creighton and Butler have had great basketball teams, but watching teams from Nebraska and Indiana in MSG doesn’t hold the same value as watching Syracuse, BC, UConn, Georgetown, Villanova, and others battle each other in the Big Apple like the good ole days.</w:t>
      </w:r>
    </w:p>
    <w:p w14:paraId="7C933F2F" w14:textId="37EBF6E5" w:rsidR="00641F9C" w:rsidRPr="00641F9C" w:rsidRDefault="00641F9C" w:rsidP="00955A1E">
      <w:pPr>
        <w:tabs>
          <w:tab w:val="left" w:pos="9270"/>
        </w:tabs>
        <w:rPr>
          <w:rFonts w:ascii="Georgia Pro" w:hAnsi="Georgia Pro" w:cs="Calibri"/>
          <w:b/>
          <w:bCs/>
        </w:rPr>
      </w:pPr>
      <w:r>
        <w:rPr>
          <w:rFonts w:ascii="Georgia Pro" w:hAnsi="Georgia Pro" w:cs="Calibri"/>
          <w:b/>
          <w:bCs/>
        </w:rPr>
        <w:lastRenderedPageBreak/>
        <w:t>Blue Ridge</w:t>
      </w:r>
    </w:p>
    <w:p w14:paraId="1A0EA799" w14:textId="65D69E7F" w:rsidR="00955A1E" w:rsidRDefault="00641F9C" w:rsidP="00955A1E">
      <w:pPr>
        <w:tabs>
          <w:tab w:val="left" w:pos="9270"/>
        </w:tabs>
        <w:rPr>
          <w:rFonts w:ascii="Georgia Pro" w:hAnsi="Georgia Pro" w:cs="Calibri"/>
        </w:rPr>
      </w:pPr>
      <w:r>
        <w:rPr>
          <w:rFonts w:ascii="Georgia Pro" w:hAnsi="Georgia Pro" w:cs="Calibri"/>
          <w:noProof/>
        </w:rPr>
        <w:drawing>
          <wp:inline distT="0" distB="0" distL="0" distR="0" wp14:anchorId="758B6951" wp14:editId="3D23A3AF">
            <wp:extent cx="5940508" cy="1728374"/>
            <wp:effectExtent l="0" t="0" r="317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l="22743" t="9622" r="21739" b="30995"/>
                    <a:stretch/>
                  </pic:blipFill>
                  <pic:spPr bwMode="auto">
                    <a:xfrm>
                      <a:off x="0" y="0"/>
                      <a:ext cx="5943600" cy="1729274"/>
                    </a:xfrm>
                    <a:prstGeom prst="rect">
                      <a:avLst/>
                    </a:prstGeom>
                    <a:ln>
                      <a:noFill/>
                    </a:ln>
                    <a:extLst>
                      <a:ext uri="{53640926-AAD7-44D8-BBD7-CCE9431645EC}">
                        <a14:shadowObscured xmlns:a14="http://schemas.microsoft.com/office/drawing/2010/main"/>
                      </a:ext>
                    </a:extLst>
                  </pic:spPr>
                </pic:pic>
              </a:graphicData>
            </a:graphic>
          </wp:inline>
        </w:drawing>
      </w:r>
    </w:p>
    <w:p w14:paraId="5950412B" w14:textId="4D9525E7" w:rsidR="007F7BC4" w:rsidRDefault="00641F9C" w:rsidP="00955A1E">
      <w:pPr>
        <w:tabs>
          <w:tab w:val="left" w:pos="9270"/>
        </w:tabs>
        <w:rPr>
          <w:rFonts w:ascii="Georgia Pro" w:hAnsi="Georgia Pro" w:cs="Calibri"/>
        </w:rPr>
      </w:pPr>
      <w:r>
        <w:rPr>
          <w:rFonts w:ascii="Georgia Pro" w:hAnsi="Georgia Pro" w:cs="Calibri"/>
        </w:rPr>
        <w:t xml:space="preserve">These Mid-Atlantic </w:t>
      </w:r>
      <w:r w:rsidR="00B37146">
        <w:rPr>
          <w:rFonts w:ascii="Georgia Pro" w:hAnsi="Georgia Pro" w:cs="Calibri"/>
        </w:rPr>
        <w:t xml:space="preserve">schools </w:t>
      </w:r>
      <w:r>
        <w:rPr>
          <w:rFonts w:ascii="Georgia Pro" w:hAnsi="Georgia Pro" w:cs="Calibri"/>
        </w:rPr>
        <w:t xml:space="preserve">are on that FBS-FCS border. App State, Liberty, and Coastal have successfully made that jump. </w:t>
      </w:r>
      <w:r w:rsidR="00A47BB7">
        <w:rPr>
          <w:rFonts w:ascii="Georgia Pro" w:hAnsi="Georgia Pro" w:cs="Calibri"/>
        </w:rPr>
        <w:t xml:space="preserve">JMU should make that jump. </w:t>
      </w:r>
      <w:r>
        <w:rPr>
          <w:rFonts w:ascii="Georgia Pro" w:hAnsi="Georgia Pro" w:cs="Calibri"/>
        </w:rPr>
        <w:t>Charlotte and Old Dominion have</w:t>
      </w:r>
      <w:r w:rsidR="00B37146">
        <w:rPr>
          <w:rFonts w:ascii="Georgia Pro" w:hAnsi="Georgia Pro" w:cs="Calibri"/>
        </w:rPr>
        <w:t xml:space="preserve">n’t had much success </w:t>
      </w:r>
      <w:r w:rsidR="00092187">
        <w:rPr>
          <w:rFonts w:ascii="Georgia Pro" w:hAnsi="Georgia Pro" w:cs="Calibri"/>
        </w:rPr>
        <w:t xml:space="preserve">since their jump </w:t>
      </w:r>
      <w:r w:rsidR="00A47BB7">
        <w:rPr>
          <w:rFonts w:ascii="Georgia Pro" w:hAnsi="Georgia Pro" w:cs="Calibri"/>
        </w:rPr>
        <w:t xml:space="preserve">but can </w:t>
      </w:r>
      <w:r w:rsidR="00092187">
        <w:rPr>
          <w:rFonts w:ascii="Georgia Pro" w:hAnsi="Georgia Pro" w:cs="Calibri"/>
        </w:rPr>
        <w:t>develop</w:t>
      </w:r>
      <w:r w:rsidR="00A47BB7">
        <w:rPr>
          <w:rFonts w:ascii="Georgia Pro" w:hAnsi="Georgia Pro" w:cs="Calibri"/>
        </w:rPr>
        <w:t xml:space="preserve"> in the </w:t>
      </w:r>
      <w:r w:rsidR="00B37146">
        <w:rPr>
          <w:rFonts w:ascii="Georgia Pro" w:hAnsi="Georgia Pro" w:cs="Calibri"/>
        </w:rPr>
        <w:t>upcoming</w:t>
      </w:r>
      <w:r w:rsidR="00A47BB7">
        <w:rPr>
          <w:rFonts w:ascii="Georgia Pro" w:hAnsi="Georgia Pro" w:cs="Calibri"/>
        </w:rPr>
        <w:t xml:space="preserve"> year</w:t>
      </w:r>
      <w:r w:rsidR="00092187">
        <w:rPr>
          <w:rFonts w:ascii="Georgia Pro" w:hAnsi="Georgia Pro" w:cs="Calibri"/>
        </w:rPr>
        <w:t>s</w:t>
      </w:r>
      <w:r>
        <w:rPr>
          <w:rFonts w:ascii="Georgia Pro" w:hAnsi="Georgia Pro" w:cs="Calibri"/>
        </w:rPr>
        <w:t xml:space="preserve">. </w:t>
      </w:r>
      <w:r w:rsidR="00A47BB7">
        <w:rPr>
          <w:rFonts w:ascii="Georgia Pro" w:hAnsi="Georgia Pro" w:cs="Calibri"/>
        </w:rPr>
        <w:t xml:space="preserve">Marshall has been a solid mid-major. East Carolina was overmatched in the American, but could fair better with more equal </w:t>
      </w:r>
      <w:r w:rsidR="00B37146">
        <w:rPr>
          <w:rFonts w:ascii="Georgia Pro" w:hAnsi="Georgia Pro" w:cs="Calibri"/>
        </w:rPr>
        <w:t>peers</w:t>
      </w:r>
      <w:r w:rsidR="00A47BB7">
        <w:rPr>
          <w:rFonts w:ascii="Georgia Pro" w:hAnsi="Georgia Pro" w:cs="Calibri"/>
        </w:rPr>
        <w:t>. Overall, these teams have made, or are trying to make, a commitment to being in the FBS</w:t>
      </w:r>
      <w:r w:rsidR="00B37146">
        <w:rPr>
          <w:rFonts w:ascii="Georgia Pro" w:hAnsi="Georgia Pro" w:cs="Calibri"/>
        </w:rPr>
        <w:t xml:space="preserve"> and</w:t>
      </w:r>
      <w:r w:rsidR="00A47BB7">
        <w:rPr>
          <w:rFonts w:ascii="Georgia Pro" w:hAnsi="Georgia Pro" w:cs="Calibri"/>
        </w:rPr>
        <w:t xml:space="preserve"> </w:t>
      </w:r>
      <w:r w:rsidR="003113B4">
        <w:rPr>
          <w:rFonts w:ascii="Georgia Pro" w:hAnsi="Georgia Pro" w:cs="Calibri"/>
        </w:rPr>
        <w:t xml:space="preserve">are best suited </w:t>
      </w:r>
      <w:r w:rsidR="00B37146">
        <w:rPr>
          <w:rFonts w:ascii="Georgia Pro" w:hAnsi="Georgia Pro" w:cs="Calibri"/>
        </w:rPr>
        <w:t>alongside</w:t>
      </w:r>
      <w:r w:rsidR="00A47BB7">
        <w:rPr>
          <w:rFonts w:ascii="Georgia Pro" w:hAnsi="Georgia Pro" w:cs="Calibri"/>
        </w:rPr>
        <w:t xml:space="preserve"> </w:t>
      </w:r>
      <w:r w:rsidR="00B37146">
        <w:rPr>
          <w:rFonts w:ascii="Georgia Pro" w:hAnsi="Georgia Pro" w:cs="Calibri"/>
        </w:rPr>
        <w:t>similar schools</w:t>
      </w:r>
      <w:r w:rsidR="00A47BB7">
        <w:rPr>
          <w:rFonts w:ascii="Georgia Pro" w:hAnsi="Georgia Pro" w:cs="Calibri"/>
        </w:rPr>
        <w:t xml:space="preserve"> </w:t>
      </w:r>
      <w:r w:rsidR="003113B4">
        <w:rPr>
          <w:rFonts w:ascii="Georgia Pro" w:hAnsi="Georgia Pro" w:cs="Calibri"/>
        </w:rPr>
        <w:t>athletically and geographically</w:t>
      </w:r>
      <w:r w:rsidR="00A47BB7">
        <w:rPr>
          <w:rFonts w:ascii="Georgia Pro" w:hAnsi="Georgia Pro" w:cs="Calibri"/>
        </w:rPr>
        <w:t>.</w:t>
      </w:r>
    </w:p>
    <w:p w14:paraId="3FBDE0BE" w14:textId="3DD26FF8" w:rsidR="00A47BB7" w:rsidRPr="00A47BB7" w:rsidRDefault="00A47BB7" w:rsidP="00955A1E">
      <w:pPr>
        <w:tabs>
          <w:tab w:val="left" w:pos="9270"/>
        </w:tabs>
        <w:rPr>
          <w:rFonts w:ascii="Georgia Pro" w:hAnsi="Georgia Pro" w:cs="Calibri"/>
          <w:b/>
          <w:bCs/>
        </w:rPr>
      </w:pPr>
      <w:r>
        <w:rPr>
          <w:rFonts w:ascii="Georgia Pro" w:hAnsi="Georgia Pro" w:cs="Calibri"/>
          <w:b/>
          <w:bCs/>
        </w:rPr>
        <w:t>Gulf Coast</w:t>
      </w:r>
    </w:p>
    <w:p w14:paraId="764494C8" w14:textId="0FD749D9" w:rsidR="00A47BB7" w:rsidRDefault="00A47BB7" w:rsidP="00955A1E">
      <w:pPr>
        <w:tabs>
          <w:tab w:val="left" w:pos="9270"/>
        </w:tabs>
        <w:rPr>
          <w:rFonts w:ascii="Georgia Pro" w:hAnsi="Georgia Pro" w:cs="Calibri"/>
        </w:rPr>
      </w:pPr>
      <w:r>
        <w:rPr>
          <w:rFonts w:ascii="Georgia Pro" w:hAnsi="Georgia Pro" w:cs="Calibri"/>
          <w:noProof/>
        </w:rPr>
        <w:drawing>
          <wp:inline distT="0" distB="0" distL="0" distR="0" wp14:anchorId="08819A8A" wp14:editId="7B4ED518">
            <wp:extent cx="5940319" cy="1712518"/>
            <wp:effectExtent l="0" t="0" r="381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33">
                      <a:extLst>
                        <a:ext uri="{28A0092B-C50C-407E-A947-70E740481C1C}">
                          <a14:useLocalDpi xmlns:a14="http://schemas.microsoft.com/office/drawing/2010/main" val="0"/>
                        </a:ext>
                      </a:extLst>
                    </a:blip>
                    <a:srcRect l="22879" t="8895" r="21070" b="22450"/>
                    <a:stretch/>
                  </pic:blipFill>
                  <pic:spPr bwMode="auto">
                    <a:xfrm>
                      <a:off x="0" y="0"/>
                      <a:ext cx="5943600" cy="1713464"/>
                    </a:xfrm>
                    <a:prstGeom prst="rect">
                      <a:avLst/>
                    </a:prstGeom>
                    <a:ln>
                      <a:noFill/>
                    </a:ln>
                    <a:extLst>
                      <a:ext uri="{53640926-AAD7-44D8-BBD7-CCE9431645EC}">
                        <a14:shadowObscured xmlns:a14="http://schemas.microsoft.com/office/drawing/2010/main"/>
                      </a:ext>
                    </a:extLst>
                  </pic:spPr>
                </pic:pic>
              </a:graphicData>
            </a:graphic>
          </wp:inline>
        </w:drawing>
      </w:r>
    </w:p>
    <w:p w14:paraId="380DAD96" w14:textId="23F7BF94" w:rsidR="003113B4" w:rsidRPr="00B37146" w:rsidRDefault="00B37146" w:rsidP="00955A1E">
      <w:pPr>
        <w:tabs>
          <w:tab w:val="left" w:pos="9270"/>
        </w:tabs>
        <w:rPr>
          <w:rFonts w:ascii="Georgia Pro" w:hAnsi="Georgia Pro" w:cs="Calibri"/>
        </w:rPr>
      </w:pPr>
      <w:r>
        <w:rPr>
          <w:rFonts w:ascii="Georgia Pro" w:hAnsi="Georgia Pro" w:cs="Calibri"/>
        </w:rPr>
        <w:t xml:space="preserve">These </w:t>
      </w:r>
      <w:r w:rsidR="00A47BB7">
        <w:rPr>
          <w:rFonts w:ascii="Georgia Pro" w:hAnsi="Georgia Pro" w:cs="Calibri"/>
        </w:rPr>
        <w:t xml:space="preserve">teams </w:t>
      </w:r>
      <w:r>
        <w:rPr>
          <w:rFonts w:ascii="Georgia Pro" w:hAnsi="Georgia Pro" w:cs="Calibri"/>
        </w:rPr>
        <w:t>are</w:t>
      </w:r>
      <w:r w:rsidR="00A47BB7">
        <w:rPr>
          <w:rFonts w:ascii="Georgia Pro" w:hAnsi="Georgia Pro" w:cs="Calibri"/>
        </w:rPr>
        <w:t xml:space="preserve"> similar to those in the Blue Ridge Conference. </w:t>
      </w:r>
      <w:r>
        <w:rPr>
          <w:rFonts w:ascii="Georgia Pro" w:hAnsi="Georgia Pro" w:cs="Calibri"/>
        </w:rPr>
        <w:t>They either</w:t>
      </w:r>
      <w:r w:rsidR="00A47BB7">
        <w:rPr>
          <w:rFonts w:ascii="Georgia Pro" w:hAnsi="Georgia Pro" w:cs="Calibri"/>
        </w:rPr>
        <w:t xml:space="preserve"> outperformed in the Sun Belt</w:t>
      </w:r>
      <w:r w:rsidR="002442B5">
        <w:rPr>
          <w:rFonts w:ascii="Georgia Pro" w:hAnsi="Georgia Pro" w:cs="Calibri"/>
        </w:rPr>
        <w:t xml:space="preserve"> or</w:t>
      </w:r>
      <w:r w:rsidR="00A47BB7">
        <w:rPr>
          <w:rFonts w:ascii="Georgia Pro" w:hAnsi="Georgia Pro" w:cs="Calibri"/>
        </w:rPr>
        <w:t xml:space="preserve"> C-USA or </w:t>
      </w:r>
      <w:r w:rsidR="005153BD">
        <w:rPr>
          <w:rFonts w:ascii="Georgia Pro" w:hAnsi="Georgia Pro" w:cs="Calibri"/>
        </w:rPr>
        <w:t>the American didn’t work</w:t>
      </w:r>
      <w:r w:rsidR="002442B5">
        <w:rPr>
          <w:rFonts w:ascii="Georgia Pro" w:hAnsi="Georgia Pro" w:cs="Calibri"/>
        </w:rPr>
        <w:t xml:space="preserve"> quite work out</w:t>
      </w:r>
      <w:r w:rsidR="005153BD">
        <w:rPr>
          <w:rFonts w:ascii="Georgia Pro" w:hAnsi="Georgia Pro" w:cs="Calibri"/>
        </w:rPr>
        <w:t>.</w:t>
      </w:r>
      <w:r w:rsidR="00691113">
        <w:rPr>
          <w:rFonts w:ascii="Georgia Pro" w:hAnsi="Georgia Pro" w:cs="Calibri"/>
        </w:rPr>
        <w:t xml:space="preserve"> </w:t>
      </w:r>
      <w:r w:rsidR="00807B1F">
        <w:rPr>
          <w:rFonts w:ascii="Georgia Pro" w:hAnsi="Georgia Pro" w:cs="Calibri"/>
        </w:rPr>
        <w:t xml:space="preserve">They’re too good for FCS, but nowhere near </w:t>
      </w:r>
      <w:r w:rsidR="002442B5">
        <w:rPr>
          <w:rFonts w:ascii="Georgia Pro" w:hAnsi="Georgia Pro" w:cs="Calibri"/>
        </w:rPr>
        <w:t>ready</w:t>
      </w:r>
      <w:r w:rsidR="00807B1F">
        <w:rPr>
          <w:rFonts w:ascii="Georgia Pro" w:hAnsi="Georgia Pro" w:cs="Calibri"/>
        </w:rPr>
        <w:t xml:space="preserve"> for</w:t>
      </w:r>
      <w:r w:rsidR="00092187">
        <w:rPr>
          <w:rFonts w:ascii="Georgia Pro" w:hAnsi="Georgia Pro" w:cs="Calibri"/>
        </w:rPr>
        <w:t xml:space="preserve"> the</w:t>
      </w:r>
      <w:r w:rsidR="00807B1F">
        <w:rPr>
          <w:rFonts w:ascii="Georgia Pro" w:hAnsi="Georgia Pro" w:cs="Calibri"/>
        </w:rPr>
        <w:t xml:space="preserve"> SEC. Th</w:t>
      </w:r>
      <w:r>
        <w:rPr>
          <w:rFonts w:ascii="Georgia Pro" w:hAnsi="Georgia Pro" w:cs="Calibri"/>
        </w:rPr>
        <w:t>e GCC</w:t>
      </w:r>
      <w:r w:rsidR="00807B1F">
        <w:rPr>
          <w:rFonts w:ascii="Georgia Pro" w:hAnsi="Georgia Pro" w:cs="Calibri"/>
        </w:rPr>
        <w:t xml:space="preserve"> suits them well and will reduce travel expenses.</w:t>
      </w:r>
    </w:p>
    <w:p w14:paraId="7610AB41" w14:textId="0AC9A997" w:rsidR="005745BA" w:rsidRPr="005745BA" w:rsidRDefault="005745BA" w:rsidP="00955A1E">
      <w:pPr>
        <w:tabs>
          <w:tab w:val="left" w:pos="9270"/>
        </w:tabs>
        <w:rPr>
          <w:rFonts w:ascii="Georgia Pro" w:hAnsi="Georgia Pro" w:cs="Calibri"/>
          <w:b/>
          <w:bCs/>
        </w:rPr>
      </w:pPr>
      <w:r>
        <w:rPr>
          <w:rFonts w:ascii="Georgia Pro" w:hAnsi="Georgia Pro" w:cs="Calibri"/>
          <w:b/>
          <w:bCs/>
        </w:rPr>
        <w:t>Independent</w:t>
      </w:r>
    </w:p>
    <w:p w14:paraId="688DA646" w14:textId="77777777" w:rsidR="00F06BC8" w:rsidRDefault="005745BA" w:rsidP="00955A1E">
      <w:pPr>
        <w:tabs>
          <w:tab w:val="left" w:pos="9270"/>
        </w:tabs>
        <w:rPr>
          <w:rFonts w:ascii="Georgia Pro" w:hAnsi="Georgia Pro" w:cs="Calibri"/>
        </w:rPr>
      </w:pPr>
      <w:r>
        <w:rPr>
          <w:rFonts w:ascii="Georgia Pro" w:hAnsi="Georgia Pro" w:cs="Calibri"/>
          <w:noProof/>
        </w:rPr>
        <w:drawing>
          <wp:inline distT="0" distB="0" distL="0" distR="0" wp14:anchorId="292386D4" wp14:editId="22C67A7B">
            <wp:extent cx="5939155" cy="1030577"/>
            <wp:effectExtent l="0" t="0" r="4445" b="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rotWithShape="1">
                    <a:blip r:embed="rId34" cstate="print">
                      <a:extLst>
                        <a:ext uri="{28A0092B-C50C-407E-A947-70E740481C1C}">
                          <a14:useLocalDpi xmlns:a14="http://schemas.microsoft.com/office/drawing/2010/main" val="0"/>
                        </a:ext>
                      </a:extLst>
                    </a:blip>
                    <a:srcRect l="12311" t="18853" r="12157" b="26035"/>
                    <a:stretch/>
                  </pic:blipFill>
                  <pic:spPr bwMode="auto">
                    <a:xfrm>
                      <a:off x="0" y="0"/>
                      <a:ext cx="5943600" cy="1031348"/>
                    </a:xfrm>
                    <a:prstGeom prst="rect">
                      <a:avLst/>
                    </a:prstGeom>
                    <a:ln>
                      <a:noFill/>
                    </a:ln>
                    <a:extLst>
                      <a:ext uri="{53640926-AAD7-44D8-BBD7-CCE9431645EC}">
                        <a14:shadowObscured xmlns:a14="http://schemas.microsoft.com/office/drawing/2010/main"/>
                      </a:ext>
                    </a:extLst>
                  </pic:spPr>
                </pic:pic>
              </a:graphicData>
            </a:graphic>
          </wp:inline>
        </w:drawing>
      </w:r>
    </w:p>
    <w:p w14:paraId="5CEA3087" w14:textId="1A51F4FA" w:rsidR="0068227B" w:rsidRDefault="005745BA" w:rsidP="00955A1E">
      <w:pPr>
        <w:tabs>
          <w:tab w:val="left" w:pos="9270"/>
        </w:tabs>
        <w:rPr>
          <w:rFonts w:ascii="Georgia Pro" w:hAnsi="Georgia Pro" w:cs="Calibri"/>
        </w:rPr>
      </w:pPr>
      <w:r>
        <w:rPr>
          <w:rFonts w:ascii="Georgia Pro" w:hAnsi="Georgia Pro" w:cs="Calibri"/>
        </w:rPr>
        <w:t>Lastly, we hav</w:t>
      </w:r>
      <w:r w:rsidR="00F06BC8">
        <w:rPr>
          <w:rFonts w:ascii="Georgia Pro" w:hAnsi="Georgia Pro" w:cs="Calibri"/>
        </w:rPr>
        <w:t>e</w:t>
      </w:r>
      <w:r>
        <w:rPr>
          <w:rFonts w:ascii="Georgia Pro" w:hAnsi="Georgia Pro" w:cs="Calibri"/>
        </w:rPr>
        <w:t xml:space="preserve"> an independent</w:t>
      </w:r>
      <w:r w:rsidR="00F06BC8">
        <w:rPr>
          <w:rFonts w:ascii="Georgia Pro" w:hAnsi="Georgia Pro" w:cs="Calibri"/>
        </w:rPr>
        <w:t xml:space="preserve"> Hawaii</w:t>
      </w:r>
      <w:r>
        <w:rPr>
          <w:rFonts w:ascii="Georgia Pro" w:hAnsi="Georgia Pro" w:cs="Calibri"/>
        </w:rPr>
        <w:t>. I</w:t>
      </w:r>
      <w:r w:rsidR="002442B5">
        <w:rPr>
          <w:rFonts w:ascii="Georgia Pro" w:hAnsi="Georgia Pro" w:cs="Calibri"/>
        </w:rPr>
        <w:t>’m usually not a fan of</w:t>
      </w:r>
      <w:r w:rsidR="00F06BC8">
        <w:rPr>
          <w:rFonts w:ascii="Georgia Pro" w:hAnsi="Georgia Pro" w:cs="Calibri"/>
        </w:rPr>
        <w:t xml:space="preserve"> conference-less teams</w:t>
      </w:r>
      <w:r>
        <w:rPr>
          <w:rFonts w:ascii="Georgia Pro" w:hAnsi="Georgia Pro" w:cs="Calibri"/>
        </w:rPr>
        <w:t xml:space="preserve">, but Hawaii is unique because of its location. It </w:t>
      </w:r>
      <w:r w:rsidR="00F06BC8">
        <w:rPr>
          <w:rFonts w:ascii="Georgia Pro" w:hAnsi="Georgia Pro" w:cs="Calibri"/>
        </w:rPr>
        <w:t>simply</w:t>
      </w:r>
      <w:r>
        <w:rPr>
          <w:rFonts w:ascii="Georgia Pro" w:hAnsi="Georgia Pro" w:cs="Calibri"/>
        </w:rPr>
        <w:t xml:space="preserve"> isn’t fair to force </w:t>
      </w:r>
      <w:r w:rsidR="002442B5">
        <w:rPr>
          <w:rFonts w:ascii="Georgia Pro" w:hAnsi="Georgia Pro" w:cs="Calibri"/>
        </w:rPr>
        <w:t>smaller</w:t>
      </w:r>
      <w:r>
        <w:rPr>
          <w:rFonts w:ascii="Georgia Pro" w:hAnsi="Georgia Pro" w:cs="Calibri"/>
        </w:rPr>
        <w:t xml:space="preserve"> programs to fly their</w:t>
      </w:r>
      <w:r w:rsidR="002442B5">
        <w:rPr>
          <w:rFonts w:ascii="Georgia Pro" w:hAnsi="Georgia Pro" w:cs="Calibri"/>
        </w:rPr>
        <w:t xml:space="preserve"> v</w:t>
      </w:r>
      <w:r>
        <w:rPr>
          <w:rFonts w:ascii="Georgia Pro" w:hAnsi="Georgia Pro" w:cs="Calibri"/>
        </w:rPr>
        <w:t xml:space="preserve">olleyball </w:t>
      </w:r>
      <w:r w:rsidR="002442B5">
        <w:rPr>
          <w:rFonts w:ascii="Georgia Pro" w:hAnsi="Georgia Pro" w:cs="Calibri"/>
        </w:rPr>
        <w:t xml:space="preserve">team </w:t>
      </w:r>
      <w:r>
        <w:rPr>
          <w:rFonts w:ascii="Georgia Pro" w:hAnsi="Georgia Pro" w:cs="Calibri"/>
        </w:rPr>
        <w:t xml:space="preserve">6 hours to the island to </w:t>
      </w:r>
      <w:r w:rsidR="00F06BC8">
        <w:rPr>
          <w:rFonts w:ascii="Georgia Pro" w:hAnsi="Georgia Pro" w:cs="Calibri"/>
        </w:rPr>
        <w:t xml:space="preserve">play </w:t>
      </w:r>
      <w:r>
        <w:rPr>
          <w:rFonts w:ascii="Georgia Pro" w:hAnsi="Georgia Pro" w:cs="Calibri"/>
        </w:rPr>
        <w:t xml:space="preserve">on a school night. </w:t>
      </w:r>
      <w:r w:rsidR="00F06BC8">
        <w:rPr>
          <w:rFonts w:ascii="Georgia Pro" w:hAnsi="Georgia Pro" w:cs="Calibri"/>
        </w:rPr>
        <w:t>Independent status allows</w:t>
      </w:r>
      <w:r>
        <w:rPr>
          <w:rFonts w:ascii="Georgia Pro" w:hAnsi="Georgia Pro" w:cs="Calibri"/>
        </w:rPr>
        <w:t xml:space="preserve"> Hawaii </w:t>
      </w:r>
      <w:r w:rsidR="00F06BC8">
        <w:rPr>
          <w:rFonts w:ascii="Georgia Pro" w:hAnsi="Georgia Pro" w:cs="Calibri"/>
        </w:rPr>
        <w:t>to</w:t>
      </w:r>
      <w:r>
        <w:rPr>
          <w:rFonts w:ascii="Georgia Pro" w:hAnsi="Georgia Pro" w:cs="Calibri"/>
        </w:rPr>
        <w:t xml:space="preserve"> make</w:t>
      </w:r>
      <w:r w:rsidR="00F06BC8">
        <w:rPr>
          <w:rFonts w:ascii="Georgia Pro" w:hAnsi="Georgia Pro" w:cs="Calibri"/>
        </w:rPr>
        <w:t xml:space="preserve"> autonomous</w:t>
      </w:r>
      <w:r>
        <w:rPr>
          <w:rFonts w:ascii="Georgia Pro" w:hAnsi="Georgia Pro" w:cs="Calibri"/>
        </w:rPr>
        <w:t xml:space="preserve"> decisions and its competitors to take a mid-season vacation</w:t>
      </w:r>
      <w:r w:rsidR="00F06BC8">
        <w:rPr>
          <w:rFonts w:ascii="Georgia Pro" w:hAnsi="Georgia Pro" w:cs="Calibri"/>
        </w:rPr>
        <w:t xml:space="preserve"> if desired. </w:t>
      </w:r>
      <w:r w:rsidR="0068227B">
        <w:rPr>
          <w:rFonts w:ascii="Georgia Pro" w:hAnsi="Georgia Pro" w:cs="Calibri"/>
        </w:rPr>
        <w:t>An overall win-win.</w:t>
      </w:r>
    </w:p>
    <w:p w14:paraId="5BB66CD7" w14:textId="072539B9" w:rsidR="0055259E" w:rsidRDefault="0068227B" w:rsidP="002442B5">
      <w:pPr>
        <w:tabs>
          <w:tab w:val="left" w:pos="9270"/>
        </w:tabs>
        <w:jc w:val="center"/>
        <w:rPr>
          <w:rFonts w:ascii="Georgia Pro" w:hAnsi="Georgia Pro" w:cs="Calibri"/>
          <w:b/>
          <w:bCs/>
          <w:u w:val="single"/>
        </w:rPr>
      </w:pPr>
      <w:r w:rsidRPr="0068227B">
        <w:rPr>
          <w:rFonts w:ascii="Georgia Pro" w:hAnsi="Georgia Pro" w:cs="Calibri"/>
          <w:b/>
          <w:bCs/>
          <w:u w:val="single"/>
        </w:rPr>
        <w:lastRenderedPageBreak/>
        <w:t>FCS and Non-Football Conferences</w:t>
      </w:r>
    </w:p>
    <w:p w14:paraId="3A241638" w14:textId="77777777" w:rsidR="002442B5" w:rsidRPr="0055259E" w:rsidRDefault="002442B5" w:rsidP="002442B5">
      <w:pPr>
        <w:tabs>
          <w:tab w:val="left" w:pos="9270"/>
        </w:tabs>
        <w:jc w:val="center"/>
        <w:rPr>
          <w:rFonts w:ascii="Georgia Pro" w:hAnsi="Georgia Pro" w:cs="Calibri"/>
          <w:b/>
          <w:bCs/>
          <w:u w:val="single"/>
        </w:rPr>
      </w:pPr>
    </w:p>
    <w:p w14:paraId="7533AB9A" w14:textId="2D874ED4" w:rsidR="00B92228" w:rsidRPr="00B92228" w:rsidRDefault="00B92228" w:rsidP="00955A1E">
      <w:pPr>
        <w:tabs>
          <w:tab w:val="left" w:pos="9270"/>
        </w:tabs>
        <w:rPr>
          <w:rFonts w:ascii="Georgia Pro" w:hAnsi="Georgia Pro" w:cs="Calibri"/>
          <w:b/>
          <w:bCs/>
        </w:rPr>
      </w:pPr>
      <w:r>
        <w:rPr>
          <w:rFonts w:ascii="Georgia Pro" w:hAnsi="Georgia Pro" w:cs="Calibri"/>
          <w:b/>
          <w:bCs/>
        </w:rPr>
        <w:t>Central Athletic Conference</w:t>
      </w:r>
    </w:p>
    <w:p w14:paraId="6B389D52" w14:textId="75F84653" w:rsidR="00F06BC8" w:rsidRDefault="00B92228" w:rsidP="00955A1E">
      <w:pPr>
        <w:tabs>
          <w:tab w:val="left" w:pos="9270"/>
        </w:tabs>
        <w:rPr>
          <w:rFonts w:ascii="Georgia Pro" w:hAnsi="Georgia Pro" w:cs="Calibri"/>
        </w:rPr>
      </w:pPr>
      <w:r>
        <w:rPr>
          <w:rFonts w:ascii="Georgia Pro" w:hAnsi="Georgia Pro" w:cs="Calibri"/>
          <w:noProof/>
        </w:rPr>
        <w:drawing>
          <wp:inline distT="0" distB="0" distL="0" distR="0" wp14:anchorId="10DC6A27" wp14:editId="4053FDA2">
            <wp:extent cx="5943600" cy="1819111"/>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rotWithShape="1">
                    <a:blip r:embed="rId35">
                      <a:extLst>
                        <a:ext uri="{28A0092B-C50C-407E-A947-70E740481C1C}">
                          <a14:useLocalDpi xmlns:a14="http://schemas.microsoft.com/office/drawing/2010/main" val="0"/>
                        </a:ext>
                      </a:extLst>
                    </a:blip>
                    <a:srcRect l="20602" t="6113" r="20235" b="24081"/>
                    <a:stretch/>
                  </pic:blipFill>
                  <pic:spPr bwMode="auto">
                    <a:xfrm>
                      <a:off x="0" y="0"/>
                      <a:ext cx="5943600" cy="1819111"/>
                    </a:xfrm>
                    <a:prstGeom prst="rect">
                      <a:avLst/>
                    </a:prstGeom>
                    <a:ln>
                      <a:noFill/>
                    </a:ln>
                    <a:extLst>
                      <a:ext uri="{53640926-AAD7-44D8-BBD7-CCE9431645EC}">
                        <a14:shadowObscured xmlns:a14="http://schemas.microsoft.com/office/drawing/2010/main"/>
                      </a:ext>
                    </a:extLst>
                  </pic:spPr>
                </pic:pic>
              </a:graphicData>
            </a:graphic>
          </wp:inline>
        </w:drawing>
      </w:r>
    </w:p>
    <w:p w14:paraId="659234C0" w14:textId="552FED04" w:rsidR="0055259E" w:rsidRDefault="00F4550E" w:rsidP="00955A1E">
      <w:pPr>
        <w:tabs>
          <w:tab w:val="left" w:pos="9270"/>
        </w:tabs>
        <w:rPr>
          <w:rFonts w:ascii="Georgia Pro" w:hAnsi="Georgia Pro" w:cs="Calibri"/>
        </w:rPr>
      </w:pPr>
      <w:r>
        <w:rPr>
          <w:rFonts w:ascii="Georgia Pro" w:hAnsi="Georgia Pro" w:cs="Calibri"/>
        </w:rPr>
        <w:t xml:space="preserve">The CAC is comprised of some of the best mid-major basketball schools in the </w:t>
      </w:r>
      <w:r w:rsidR="0068227B">
        <w:rPr>
          <w:rFonts w:ascii="Georgia Pro" w:hAnsi="Georgia Pro" w:cs="Calibri"/>
        </w:rPr>
        <w:t>Midwest</w:t>
      </w:r>
      <w:r>
        <w:rPr>
          <w:rFonts w:ascii="Georgia Pro" w:hAnsi="Georgia Pro" w:cs="Calibri"/>
        </w:rPr>
        <w:t>. In their previous conferences, most of these schools had to travel</w:t>
      </w:r>
      <w:r w:rsidR="00B37146">
        <w:rPr>
          <w:rFonts w:ascii="Georgia Pro" w:hAnsi="Georgia Pro" w:cs="Calibri"/>
        </w:rPr>
        <w:t xml:space="preserve"> long distances to play teams along the east coast</w:t>
      </w:r>
      <w:r>
        <w:rPr>
          <w:rFonts w:ascii="Georgia Pro" w:hAnsi="Georgia Pro" w:cs="Calibri"/>
        </w:rPr>
        <w:t xml:space="preserve">. However, there is enough talent in the central region for that </w:t>
      </w:r>
      <w:r w:rsidR="00B37146">
        <w:rPr>
          <w:rFonts w:ascii="Georgia Pro" w:hAnsi="Georgia Pro" w:cs="Calibri"/>
        </w:rPr>
        <w:t>not to</w:t>
      </w:r>
      <w:r>
        <w:rPr>
          <w:rFonts w:ascii="Georgia Pro" w:hAnsi="Georgia Pro" w:cs="Calibri"/>
        </w:rPr>
        <w:t xml:space="preserve"> be necessary. Top to bottom this will be one of the most competitive conferences for basketball in the country as any of the 10 teams could win the CAC in any given year. This may sound like a stretch, but a CAC conference tournament in Chicago could potentially replicate the magic and prestige of the Big East tournament in MSG. </w:t>
      </w:r>
    </w:p>
    <w:p w14:paraId="724BA77F" w14:textId="77777777" w:rsidR="0055259E" w:rsidRDefault="0055259E" w:rsidP="0055259E">
      <w:pPr>
        <w:tabs>
          <w:tab w:val="left" w:pos="9270"/>
        </w:tabs>
        <w:rPr>
          <w:rFonts w:ascii="Georgia Pro" w:hAnsi="Georgia Pro" w:cs="Calibri"/>
          <w:b/>
          <w:bCs/>
        </w:rPr>
      </w:pPr>
      <w:r>
        <w:rPr>
          <w:rFonts w:ascii="Georgia Pro" w:hAnsi="Georgia Pro" w:cs="Calibri"/>
          <w:b/>
          <w:bCs/>
        </w:rPr>
        <w:t>Big Sky</w:t>
      </w:r>
    </w:p>
    <w:p w14:paraId="73C2B136" w14:textId="5F38022C" w:rsidR="0055259E" w:rsidRDefault="0055259E" w:rsidP="0055259E">
      <w:pPr>
        <w:tabs>
          <w:tab w:val="left" w:pos="9270"/>
        </w:tabs>
        <w:rPr>
          <w:rFonts w:ascii="Georgia Pro" w:hAnsi="Georgia Pro" w:cs="Calibri"/>
        </w:rPr>
      </w:pPr>
      <w:r>
        <w:rPr>
          <w:rFonts w:ascii="Georgia Pro" w:hAnsi="Georgia Pro" w:cs="Calibri"/>
          <w:b/>
          <w:bCs/>
          <w:noProof/>
        </w:rPr>
        <w:drawing>
          <wp:inline distT="0" distB="0" distL="0" distR="0" wp14:anchorId="0EEED9CB" wp14:editId="59A51237">
            <wp:extent cx="5943196" cy="1824315"/>
            <wp:effectExtent l="0" t="0" r="635"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36">
                      <a:extLst>
                        <a:ext uri="{28A0092B-C50C-407E-A947-70E740481C1C}">
                          <a14:useLocalDpi xmlns:a14="http://schemas.microsoft.com/office/drawing/2010/main" val="0"/>
                        </a:ext>
                      </a:extLst>
                    </a:blip>
                    <a:srcRect l="21809" t="6617" r="21070" b="11813"/>
                    <a:stretch/>
                  </pic:blipFill>
                  <pic:spPr bwMode="auto">
                    <a:xfrm>
                      <a:off x="0" y="0"/>
                      <a:ext cx="5943600" cy="1824439"/>
                    </a:xfrm>
                    <a:prstGeom prst="rect">
                      <a:avLst/>
                    </a:prstGeom>
                    <a:ln>
                      <a:noFill/>
                    </a:ln>
                    <a:extLst>
                      <a:ext uri="{53640926-AAD7-44D8-BBD7-CCE9431645EC}">
                        <a14:shadowObscured xmlns:a14="http://schemas.microsoft.com/office/drawing/2010/main"/>
                      </a:ext>
                    </a:extLst>
                  </pic:spPr>
                </pic:pic>
              </a:graphicData>
            </a:graphic>
          </wp:inline>
        </w:drawing>
      </w:r>
    </w:p>
    <w:p w14:paraId="0F155071" w14:textId="77777777" w:rsidR="0055259E" w:rsidRDefault="0055259E" w:rsidP="0055259E">
      <w:pPr>
        <w:tabs>
          <w:tab w:val="left" w:pos="9270"/>
        </w:tabs>
        <w:rPr>
          <w:rFonts w:ascii="Georgia Pro" w:hAnsi="Georgia Pro" w:cs="Calibri"/>
        </w:rPr>
      </w:pPr>
      <w:r>
        <w:rPr>
          <w:rFonts w:ascii="Georgia Pro" w:hAnsi="Georgia Pro" w:cs="Calibri"/>
          <w:noProof/>
        </w:rPr>
        <w:drawing>
          <wp:inline distT="0" distB="0" distL="0" distR="0" wp14:anchorId="57170061" wp14:editId="3B6D0ED2">
            <wp:extent cx="5941695" cy="1527452"/>
            <wp:effectExtent l="0" t="0" r="190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rotWithShape="1">
                    <a:blip r:embed="rId37">
                      <a:extLst>
                        <a:ext uri="{28A0092B-C50C-407E-A947-70E740481C1C}">
                          <a14:useLocalDpi xmlns:a14="http://schemas.microsoft.com/office/drawing/2010/main" val="0"/>
                        </a:ext>
                      </a:extLst>
                    </a:blip>
                    <a:srcRect l="16725" t="13000" r="17458" b="17296"/>
                    <a:stretch/>
                  </pic:blipFill>
                  <pic:spPr bwMode="auto">
                    <a:xfrm>
                      <a:off x="0" y="0"/>
                      <a:ext cx="5943600" cy="1527942"/>
                    </a:xfrm>
                    <a:prstGeom prst="rect">
                      <a:avLst/>
                    </a:prstGeom>
                    <a:ln>
                      <a:noFill/>
                    </a:ln>
                    <a:extLst>
                      <a:ext uri="{53640926-AAD7-44D8-BBD7-CCE9431645EC}">
                        <a14:shadowObscured xmlns:a14="http://schemas.microsoft.com/office/drawing/2010/main"/>
                      </a:ext>
                    </a:extLst>
                  </pic:spPr>
                </pic:pic>
              </a:graphicData>
            </a:graphic>
          </wp:inline>
        </w:drawing>
      </w:r>
    </w:p>
    <w:p w14:paraId="214D73ED" w14:textId="022AE295" w:rsidR="00E32A3A" w:rsidRDefault="0055259E" w:rsidP="0055259E">
      <w:pPr>
        <w:tabs>
          <w:tab w:val="left" w:pos="9270"/>
        </w:tabs>
        <w:rPr>
          <w:rFonts w:ascii="Georgia Pro" w:hAnsi="Georgia Pro" w:cs="Calibri"/>
        </w:rPr>
      </w:pPr>
      <w:r>
        <w:rPr>
          <w:rFonts w:ascii="Georgia Pro" w:hAnsi="Georgia Pro" w:cs="Calibri"/>
        </w:rPr>
        <w:lastRenderedPageBreak/>
        <w:t xml:space="preserve">Oregon State would be better matched in the Big Sky, along with former Mountain West school Utah State. </w:t>
      </w:r>
      <w:r w:rsidR="00E32A3A">
        <w:rPr>
          <w:rFonts w:ascii="Georgia Pro" w:hAnsi="Georgia Pro" w:cs="Calibri"/>
        </w:rPr>
        <w:t>Oregon State</w:t>
      </w:r>
      <w:r w:rsidR="006555B4">
        <w:rPr>
          <w:rFonts w:ascii="Georgia Pro" w:hAnsi="Georgia Pro" w:cs="Calibri"/>
        </w:rPr>
        <w:t xml:space="preserve"> was rated the third-worst football program among all major conference teams and the worst in the PAC-12 over the past 5 years. </w:t>
      </w:r>
      <w:r w:rsidR="00893E05">
        <w:rPr>
          <w:rFonts w:ascii="Georgia Pro" w:hAnsi="Georgia Pro" w:cs="Calibri"/>
        </w:rPr>
        <w:t xml:space="preserve">They Beavers have been terrible on the hardwood as well. Since 2002 they have never finished in the top four of the </w:t>
      </w:r>
      <w:hyperlink r:id="rId38" w:history="1">
        <w:r w:rsidR="00893E05" w:rsidRPr="00893E05">
          <w:rPr>
            <w:rStyle w:val="Hyperlink"/>
            <w:rFonts w:ascii="Georgia Pro" w:hAnsi="Georgia Pro" w:cs="Calibri"/>
          </w:rPr>
          <w:t>conference</w:t>
        </w:r>
      </w:hyperlink>
      <w:r w:rsidR="00893E05">
        <w:rPr>
          <w:rFonts w:ascii="Georgia Pro" w:hAnsi="Georgia Pro" w:cs="Calibri"/>
        </w:rPr>
        <w:t xml:space="preserve">, but have finished in the bottom four 12 times. </w:t>
      </w:r>
      <w:r w:rsidR="00747962">
        <w:rPr>
          <w:rFonts w:ascii="Georgia Pro" w:hAnsi="Georgia Pro" w:cs="Calibri"/>
        </w:rPr>
        <w:t>Oregon State has also struggled to compete with in-state rival Oregon both athletically and financially. In 2019,</w:t>
      </w:r>
      <w:r w:rsidR="00893E05">
        <w:rPr>
          <w:rFonts w:ascii="Georgia Pro" w:hAnsi="Georgia Pro" w:cs="Calibri"/>
        </w:rPr>
        <w:t xml:space="preserve"> </w:t>
      </w:r>
      <w:r w:rsidR="00747962">
        <w:rPr>
          <w:rFonts w:ascii="Georgia Pro" w:hAnsi="Georgia Pro" w:cs="Calibri"/>
        </w:rPr>
        <w:t xml:space="preserve">Oregon made $45 million more in athletic </w:t>
      </w:r>
      <w:hyperlink r:id="rId39" w:history="1">
        <w:r w:rsidR="00747962" w:rsidRPr="00747962">
          <w:rPr>
            <w:rStyle w:val="Hyperlink"/>
            <w:rFonts w:ascii="Georgia Pro" w:hAnsi="Georgia Pro" w:cs="Calibri"/>
          </w:rPr>
          <w:t>revenue</w:t>
        </w:r>
      </w:hyperlink>
      <w:r w:rsidR="00747962">
        <w:rPr>
          <w:rFonts w:ascii="Georgia Pro" w:hAnsi="Georgia Pro" w:cs="Calibri"/>
        </w:rPr>
        <w:t xml:space="preserve"> than the Beavers. In the Big Sky, Oregon State could rely less on the university to subsidize athletics due to decreased costs associated with hiring, recruiting, scholarships, facility upgrades, and travel. </w:t>
      </w:r>
    </w:p>
    <w:p w14:paraId="66488633" w14:textId="15753C09" w:rsidR="00B37146" w:rsidRDefault="00747962" w:rsidP="0055259E">
      <w:pPr>
        <w:tabs>
          <w:tab w:val="left" w:pos="9270"/>
        </w:tabs>
        <w:rPr>
          <w:rFonts w:ascii="Georgia Pro" w:hAnsi="Georgia Pro" w:cs="Calibri"/>
        </w:rPr>
      </w:pPr>
      <w:r>
        <w:rPr>
          <w:rFonts w:ascii="Georgia Pro" w:hAnsi="Georgia Pro" w:cs="Calibri"/>
        </w:rPr>
        <w:t xml:space="preserve">Utah State would also benefit from playing at the FCS level as they’ve been less than stellar in a weak Mountain West conference. </w:t>
      </w:r>
      <w:r w:rsidR="0055259E">
        <w:rPr>
          <w:rFonts w:ascii="Georgia Pro" w:hAnsi="Georgia Pro" w:cs="Calibri"/>
        </w:rPr>
        <w:t>Eastern Washington, Montana, and Montana State have been very successful in FCS and Idaho actually used to compete at the FBS level</w:t>
      </w:r>
      <w:r w:rsidR="009B5BA0">
        <w:rPr>
          <w:rFonts w:ascii="Georgia Pro" w:hAnsi="Georgia Pro" w:cs="Calibri"/>
        </w:rPr>
        <w:t xml:space="preserve"> </w:t>
      </w:r>
      <w:r w:rsidR="0055259E">
        <w:rPr>
          <w:rFonts w:ascii="Georgia Pro" w:hAnsi="Georgia Pro" w:cs="Calibri"/>
        </w:rPr>
        <w:t xml:space="preserve">before deciding that moving </w:t>
      </w:r>
      <w:hyperlink r:id="rId40" w:history="1">
        <w:r w:rsidR="0055259E" w:rsidRPr="009B5BA0">
          <w:rPr>
            <w:rStyle w:val="Hyperlink"/>
            <w:rFonts w:ascii="Georgia Pro" w:hAnsi="Georgia Pro" w:cs="Calibri"/>
          </w:rPr>
          <w:t>down</w:t>
        </w:r>
      </w:hyperlink>
      <w:r w:rsidR="0055259E">
        <w:rPr>
          <w:rFonts w:ascii="Georgia Pro" w:hAnsi="Georgia Pro" w:cs="Calibri"/>
        </w:rPr>
        <w:t xml:space="preserve"> a level was best for their school. The Big Sky will likely be the one of the top FCS conferences, but none of these programs have the resources or track record to compete in the PAC. By staying in the FCS, these schools can save millions</w:t>
      </w:r>
      <w:r w:rsidR="009B5BA0">
        <w:rPr>
          <w:rFonts w:ascii="Georgia Pro" w:hAnsi="Georgia Pro" w:cs="Calibri"/>
        </w:rPr>
        <w:t>.</w:t>
      </w:r>
    </w:p>
    <w:p w14:paraId="59B895EB" w14:textId="0727D22A" w:rsidR="0055259E" w:rsidRPr="00691113" w:rsidRDefault="0055259E" w:rsidP="0055259E">
      <w:pPr>
        <w:tabs>
          <w:tab w:val="left" w:pos="9270"/>
        </w:tabs>
        <w:rPr>
          <w:rFonts w:ascii="Georgia Pro" w:hAnsi="Georgia Pro" w:cs="Calibri"/>
          <w:b/>
          <w:bCs/>
        </w:rPr>
      </w:pPr>
      <w:r>
        <w:rPr>
          <w:rFonts w:ascii="Georgia Pro" w:hAnsi="Georgia Pro" w:cs="Calibri"/>
          <w:b/>
          <w:bCs/>
        </w:rPr>
        <w:t>Four Corners</w:t>
      </w:r>
    </w:p>
    <w:p w14:paraId="195C50EF" w14:textId="77777777" w:rsidR="0055259E" w:rsidRDefault="0055259E" w:rsidP="0055259E">
      <w:pPr>
        <w:tabs>
          <w:tab w:val="left" w:pos="9270"/>
        </w:tabs>
        <w:rPr>
          <w:rFonts w:ascii="Georgia Pro" w:hAnsi="Georgia Pro" w:cs="Calibri"/>
        </w:rPr>
      </w:pPr>
      <w:r>
        <w:rPr>
          <w:rFonts w:ascii="Georgia Pro" w:hAnsi="Georgia Pro" w:cs="Calibri"/>
          <w:noProof/>
        </w:rPr>
        <w:drawing>
          <wp:inline distT="0" distB="0" distL="0" distR="0" wp14:anchorId="60B84874" wp14:editId="20A0801D">
            <wp:extent cx="5942964" cy="1740325"/>
            <wp:effectExtent l="0" t="0" r="127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41">
                      <a:extLst>
                        <a:ext uri="{28A0092B-C50C-407E-A947-70E740481C1C}">
                          <a14:useLocalDpi xmlns:a14="http://schemas.microsoft.com/office/drawing/2010/main" val="0"/>
                        </a:ext>
                      </a:extLst>
                    </a:blip>
                    <a:srcRect l="20069" t="6799" r="20802" b="29244"/>
                    <a:stretch/>
                  </pic:blipFill>
                  <pic:spPr bwMode="auto">
                    <a:xfrm>
                      <a:off x="0" y="0"/>
                      <a:ext cx="5943600" cy="1740511"/>
                    </a:xfrm>
                    <a:prstGeom prst="rect">
                      <a:avLst/>
                    </a:prstGeom>
                    <a:ln>
                      <a:noFill/>
                    </a:ln>
                    <a:extLst>
                      <a:ext uri="{53640926-AAD7-44D8-BBD7-CCE9431645EC}">
                        <a14:shadowObscured xmlns:a14="http://schemas.microsoft.com/office/drawing/2010/main"/>
                      </a:ext>
                    </a:extLst>
                  </pic:spPr>
                </pic:pic>
              </a:graphicData>
            </a:graphic>
          </wp:inline>
        </w:drawing>
      </w:r>
    </w:p>
    <w:p w14:paraId="05999E45" w14:textId="77777777" w:rsidR="0055259E" w:rsidRDefault="0055259E" w:rsidP="0055259E">
      <w:pPr>
        <w:tabs>
          <w:tab w:val="left" w:pos="9270"/>
        </w:tabs>
        <w:rPr>
          <w:rFonts w:ascii="Georgia Pro" w:hAnsi="Georgia Pro" w:cs="Calibri"/>
        </w:rPr>
      </w:pPr>
      <w:r>
        <w:rPr>
          <w:rFonts w:ascii="Georgia Pro" w:hAnsi="Georgia Pro" w:cs="Calibri"/>
          <w:noProof/>
        </w:rPr>
        <w:drawing>
          <wp:inline distT="0" distB="0" distL="0" distR="0" wp14:anchorId="2A2F8A2E" wp14:editId="7CD4E08C">
            <wp:extent cx="5943600" cy="1714049"/>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42">
                      <a:extLst>
                        <a:ext uri="{28A0092B-C50C-407E-A947-70E740481C1C}">
                          <a14:useLocalDpi xmlns:a14="http://schemas.microsoft.com/office/drawing/2010/main" val="0"/>
                        </a:ext>
                      </a:extLst>
                    </a:blip>
                    <a:srcRect l="17393" t="6919" r="19064" b="11943"/>
                    <a:stretch/>
                  </pic:blipFill>
                  <pic:spPr bwMode="auto">
                    <a:xfrm>
                      <a:off x="0" y="0"/>
                      <a:ext cx="5943600" cy="1714049"/>
                    </a:xfrm>
                    <a:prstGeom prst="rect">
                      <a:avLst/>
                    </a:prstGeom>
                    <a:ln>
                      <a:noFill/>
                    </a:ln>
                    <a:extLst>
                      <a:ext uri="{53640926-AAD7-44D8-BBD7-CCE9431645EC}">
                        <a14:shadowObscured xmlns:a14="http://schemas.microsoft.com/office/drawing/2010/main"/>
                      </a:ext>
                    </a:extLst>
                  </pic:spPr>
                </pic:pic>
              </a:graphicData>
            </a:graphic>
          </wp:inline>
        </w:drawing>
      </w:r>
    </w:p>
    <w:p w14:paraId="1C24EB5B" w14:textId="485FAB55" w:rsidR="00B37146" w:rsidRDefault="0055259E" w:rsidP="00955A1E">
      <w:pPr>
        <w:tabs>
          <w:tab w:val="left" w:pos="9270"/>
        </w:tabs>
        <w:rPr>
          <w:rFonts w:ascii="Georgia Pro" w:hAnsi="Georgia Pro" w:cs="Calibri"/>
        </w:rPr>
      </w:pPr>
      <w:r>
        <w:rPr>
          <w:rFonts w:ascii="Georgia Pro" w:hAnsi="Georgia Pro" w:cs="Calibri"/>
        </w:rPr>
        <w:t xml:space="preserve">The Four Corners Conference comprises of former Mountain West teams, independents, a few current FCS teams, and a former Conference USA team in UTEP. Every school </w:t>
      </w:r>
      <w:proofErr w:type="gramStart"/>
      <w:r>
        <w:rPr>
          <w:rFonts w:ascii="Georgia Pro" w:hAnsi="Georgia Pro" w:cs="Calibri"/>
        </w:rPr>
        <w:t>benefits</w:t>
      </w:r>
      <w:proofErr w:type="gramEnd"/>
      <w:r>
        <w:rPr>
          <w:rFonts w:ascii="Georgia Pro" w:hAnsi="Georgia Pro" w:cs="Calibri"/>
        </w:rPr>
        <w:t xml:space="preserve"> from reduced travel and a more even playing field. Those to watch in this conference are Nevada and UNLV. Neither have made the changes or seen the success necessary to join a major conference like the PAC, but development at this level may trigger a PAC invite later down the road. Grand Canyon and Denver don’t have D1 football teams, but should add value to the conference in other sports like basketball and lacrosse. Remember, former Louisville coach Rick Pitino </w:t>
      </w:r>
      <w:hyperlink r:id="rId43" w:history="1">
        <w:r w:rsidRPr="005745BA">
          <w:rPr>
            <w:rStyle w:val="Hyperlink"/>
            <w:rFonts w:ascii="Georgia Pro" w:hAnsi="Georgia Pro" w:cs="Calibri"/>
          </w:rPr>
          <w:t>said</w:t>
        </w:r>
      </w:hyperlink>
      <w:r>
        <w:rPr>
          <w:rFonts w:ascii="Georgia Pro" w:hAnsi="Georgia Pro" w:cs="Calibri"/>
        </w:rPr>
        <w:t xml:space="preserve"> Grand Canyon was the toughest crowd he had ever faced.</w:t>
      </w:r>
    </w:p>
    <w:p w14:paraId="178C1706" w14:textId="4CEC69FC" w:rsidR="00F4550E" w:rsidRPr="009F7192" w:rsidRDefault="009F7192" w:rsidP="00955A1E">
      <w:pPr>
        <w:tabs>
          <w:tab w:val="left" w:pos="9270"/>
        </w:tabs>
        <w:rPr>
          <w:rFonts w:ascii="Georgia Pro" w:hAnsi="Georgia Pro" w:cs="Calibri"/>
          <w:b/>
          <w:bCs/>
        </w:rPr>
      </w:pPr>
      <w:r>
        <w:rPr>
          <w:rFonts w:ascii="Georgia Pro" w:hAnsi="Georgia Pro" w:cs="Calibri"/>
          <w:b/>
          <w:bCs/>
        </w:rPr>
        <w:lastRenderedPageBreak/>
        <w:t>Sun Belt</w:t>
      </w:r>
    </w:p>
    <w:p w14:paraId="79789B1E" w14:textId="4E7220B1" w:rsidR="00F4550E" w:rsidRDefault="009F7192" w:rsidP="00955A1E">
      <w:pPr>
        <w:tabs>
          <w:tab w:val="left" w:pos="9270"/>
        </w:tabs>
        <w:rPr>
          <w:rFonts w:ascii="Georgia Pro" w:hAnsi="Georgia Pro" w:cs="Calibri"/>
        </w:rPr>
      </w:pPr>
      <w:r>
        <w:rPr>
          <w:rFonts w:ascii="Georgia Pro" w:hAnsi="Georgia Pro" w:cs="Calibri"/>
          <w:noProof/>
        </w:rPr>
        <mc:AlternateContent>
          <mc:Choice Requires="wps">
            <w:drawing>
              <wp:anchor distT="0" distB="0" distL="114300" distR="114300" simplePos="0" relativeHeight="251659264" behindDoc="0" locked="0" layoutInCell="1" allowOverlap="1" wp14:anchorId="0F675747" wp14:editId="6AD4D4D3">
                <wp:simplePos x="0" y="0"/>
                <wp:positionH relativeFrom="margin">
                  <wp:align>right</wp:align>
                </wp:positionH>
                <wp:positionV relativeFrom="paragraph">
                  <wp:posOffset>933931</wp:posOffset>
                </wp:positionV>
                <wp:extent cx="655408" cy="604299"/>
                <wp:effectExtent l="0" t="0" r="0" b="5715"/>
                <wp:wrapNone/>
                <wp:docPr id="19" name="Rectangle 19"/>
                <wp:cNvGraphicFramePr/>
                <a:graphic xmlns:a="http://schemas.openxmlformats.org/drawingml/2006/main">
                  <a:graphicData uri="http://schemas.microsoft.com/office/word/2010/wordprocessingShape">
                    <wps:wsp>
                      <wps:cNvSpPr/>
                      <wps:spPr>
                        <a:xfrm>
                          <a:off x="0" y="0"/>
                          <a:ext cx="655408" cy="604299"/>
                        </a:xfrm>
                        <a:prstGeom prst="rect">
                          <a:avLst/>
                        </a:prstGeom>
                        <a:solidFill>
                          <a:schemeClr val="bg1"/>
                        </a:solidFill>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A2CD29" id="Rectangle 19" o:spid="_x0000_s1026" style="position:absolute;margin-left:.4pt;margin-top:73.55pt;width:51.6pt;height:47.6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" fillcolor="white [3212]" stroked="f" strokeweight="1pt">
                <w10:wrap anchorx="margin"/>
              </v:rect>
            </w:pict>
          </mc:Fallback>
        </mc:AlternateContent>
      </w:r>
      <w:r w:rsidR="00F4550E">
        <w:rPr>
          <w:rFonts w:ascii="Georgia Pro" w:hAnsi="Georgia Pro" w:cs="Calibri"/>
          <w:noProof/>
        </w:rPr>
        <w:drawing>
          <wp:inline distT="0" distB="0" distL="0" distR="0" wp14:anchorId="238CE9D8" wp14:editId="5213F082">
            <wp:extent cx="5942398" cy="1448240"/>
            <wp:effectExtent l="0" t="0" r="127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44" cstate="print">
                      <a:extLst>
                        <a:ext uri="{28A0092B-C50C-407E-A947-70E740481C1C}">
                          <a14:useLocalDpi xmlns:a14="http://schemas.microsoft.com/office/drawing/2010/main" val="0"/>
                        </a:ext>
                      </a:extLst>
                    </a:blip>
                    <a:srcRect l="12465" t="8815" r="21580" b="29244"/>
                    <a:stretch/>
                  </pic:blipFill>
                  <pic:spPr bwMode="auto">
                    <a:xfrm>
                      <a:off x="0" y="0"/>
                      <a:ext cx="5943600" cy="1448533"/>
                    </a:xfrm>
                    <a:prstGeom prst="rect">
                      <a:avLst/>
                    </a:prstGeom>
                    <a:ln>
                      <a:noFill/>
                    </a:ln>
                    <a:extLst>
                      <a:ext uri="{53640926-AAD7-44D8-BBD7-CCE9431645EC}">
                        <a14:shadowObscured xmlns:a14="http://schemas.microsoft.com/office/drawing/2010/main"/>
                      </a:ext>
                    </a:extLst>
                  </pic:spPr>
                </pic:pic>
              </a:graphicData>
            </a:graphic>
          </wp:inline>
        </w:drawing>
      </w:r>
    </w:p>
    <w:p w14:paraId="0B5D10C7" w14:textId="5AE010DE" w:rsidR="009F7192" w:rsidRDefault="009F7192" w:rsidP="00955A1E">
      <w:pPr>
        <w:tabs>
          <w:tab w:val="left" w:pos="9270"/>
        </w:tabs>
        <w:rPr>
          <w:rFonts w:ascii="Georgia Pro" w:hAnsi="Georgia Pro" w:cs="Calibri"/>
        </w:rPr>
      </w:pPr>
      <w:r>
        <w:rPr>
          <w:rFonts w:ascii="Georgia Pro" w:hAnsi="Georgia Pro" w:cs="Calibri"/>
          <w:noProof/>
        </w:rPr>
        <w:drawing>
          <wp:inline distT="0" distB="0" distL="0" distR="0" wp14:anchorId="60F3E951" wp14:editId="2590A7C7">
            <wp:extent cx="5941103" cy="1659662"/>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45">
                      <a:extLst>
                        <a:ext uri="{28A0092B-C50C-407E-A947-70E740481C1C}">
                          <a14:useLocalDpi xmlns:a14="http://schemas.microsoft.com/office/drawing/2010/main" val="0"/>
                        </a:ext>
                      </a:extLst>
                    </a:blip>
                    <a:srcRect l="20603" t="7053" r="21204" b="25827"/>
                    <a:stretch/>
                  </pic:blipFill>
                  <pic:spPr bwMode="auto">
                    <a:xfrm>
                      <a:off x="0" y="0"/>
                      <a:ext cx="5943600" cy="1660360"/>
                    </a:xfrm>
                    <a:prstGeom prst="rect">
                      <a:avLst/>
                    </a:prstGeom>
                    <a:ln>
                      <a:noFill/>
                    </a:ln>
                    <a:extLst>
                      <a:ext uri="{53640926-AAD7-44D8-BBD7-CCE9431645EC}">
                        <a14:shadowObscured xmlns:a14="http://schemas.microsoft.com/office/drawing/2010/main"/>
                      </a:ext>
                    </a:extLst>
                  </pic:spPr>
                </pic:pic>
              </a:graphicData>
            </a:graphic>
          </wp:inline>
        </w:drawing>
      </w:r>
    </w:p>
    <w:p w14:paraId="2ADD0ADE" w14:textId="193CAAB5" w:rsidR="009B5BA0" w:rsidRDefault="009F7192" w:rsidP="00955A1E">
      <w:pPr>
        <w:tabs>
          <w:tab w:val="left" w:pos="9270"/>
        </w:tabs>
        <w:rPr>
          <w:rFonts w:ascii="Georgia Pro" w:hAnsi="Georgia Pro" w:cs="Calibri"/>
        </w:rPr>
      </w:pPr>
      <w:r>
        <w:rPr>
          <w:rFonts w:ascii="Georgia Pro" w:hAnsi="Georgia Pro" w:cs="Calibri"/>
        </w:rPr>
        <w:t xml:space="preserve">This conference is a collection of teams from Tennessee, Kentucky, southern Virginia, and the Carolinas that have outclassed their respective conference on the hardwood. With so many solid teams in the region, </w:t>
      </w:r>
      <w:r w:rsidR="00194F5E">
        <w:rPr>
          <w:rFonts w:ascii="Georgia Pro" w:hAnsi="Georgia Pro" w:cs="Calibri"/>
        </w:rPr>
        <w:t>it’s</w:t>
      </w:r>
      <w:r>
        <w:rPr>
          <w:rFonts w:ascii="Georgia Pro" w:hAnsi="Georgia Pro" w:cs="Calibri"/>
        </w:rPr>
        <w:t xml:space="preserve"> no longer necessary for these programs to travel around the country to find competitive conference opponents. Expect this conference to get 3-4 bids in the NCAA tournament each year.</w:t>
      </w:r>
    </w:p>
    <w:p w14:paraId="61DB4D08" w14:textId="6CAF281F" w:rsidR="009F7192" w:rsidRPr="007D1413" w:rsidRDefault="007D1413" w:rsidP="00955A1E">
      <w:pPr>
        <w:tabs>
          <w:tab w:val="left" w:pos="9270"/>
        </w:tabs>
        <w:rPr>
          <w:rFonts w:ascii="Georgia Pro" w:hAnsi="Georgia Pro" w:cs="Calibri"/>
          <w:b/>
          <w:bCs/>
        </w:rPr>
      </w:pPr>
      <w:r w:rsidRPr="007D1413">
        <w:rPr>
          <w:rFonts w:ascii="Georgia Pro" w:hAnsi="Georgia Pro" w:cs="Calibri"/>
          <w:b/>
          <w:bCs/>
        </w:rPr>
        <w:t>Golden State</w:t>
      </w:r>
    </w:p>
    <w:p w14:paraId="34E94846" w14:textId="43E130F6" w:rsidR="009F7192" w:rsidRDefault="009F7192" w:rsidP="00955A1E">
      <w:pPr>
        <w:tabs>
          <w:tab w:val="left" w:pos="9270"/>
        </w:tabs>
        <w:rPr>
          <w:rFonts w:ascii="Georgia Pro" w:hAnsi="Georgia Pro" w:cs="Calibri"/>
        </w:rPr>
      </w:pPr>
      <w:r>
        <w:rPr>
          <w:rFonts w:ascii="Georgia Pro" w:hAnsi="Georgia Pro" w:cs="Calibri"/>
          <w:noProof/>
        </w:rPr>
        <w:drawing>
          <wp:inline distT="0" distB="0" distL="0" distR="0" wp14:anchorId="404721E8" wp14:editId="58C893F2">
            <wp:extent cx="5943600" cy="162494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46">
                      <a:extLst>
                        <a:ext uri="{28A0092B-C50C-407E-A947-70E740481C1C}">
                          <a14:useLocalDpi xmlns:a14="http://schemas.microsoft.com/office/drawing/2010/main" val="0"/>
                        </a:ext>
                      </a:extLst>
                    </a:blip>
                    <a:srcRect l="18998" r="18394" b="15142"/>
                    <a:stretch/>
                  </pic:blipFill>
                  <pic:spPr bwMode="auto">
                    <a:xfrm>
                      <a:off x="0" y="0"/>
                      <a:ext cx="5943600" cy="1624945"/>
                    </a:xfrm>
                    <a:prstGeom prst="rect">
                      <a:avLst/>
                    </a:prstGeom>
                    <a:ln>
                      <a:noFill/>
                    </a:ln>
                    <a:extLst>
                      <a:ext uri="{53640926-AAD7-44D8-BBD7-CCE9431645EC}">
                        <a14:shadowObscured xmlns:a14="http://schemas.microsoft.com/office/drawing/2010/main"/>
                      </a:ext>
                    </a:extLst>
                  </pic:spPr>
                </pic:pic>
              </a:graphicData>
            </a:graphic>
          </wp:inline>
        </w:drawing>
      </w:r>
    </w:p>
    <w:p w14:paraId="312033A5" w14:textId="7BA90EBC" w:rsidR="009F7192" w:rsidRDefault="009F7192" w:rsidP="00955A1E">
      <w:pPr>
        <w:tabs>
          <w:tab w:val="left" w:pos="9270"/>
        </w:tabs>
        <w:rPr>
          <w:rFonts w:ascii="Georgia Pro" w:hAnsi="Georgia Pro" w:cs="Calibri"/>
        </w:rPr>
      </w:pPr>
      <w:r>
        <w:rPr>
          <w:rFonts w:ascii="Georgia Pro" w:hAnsi="Georgia Pro" w:cs="Calibri"/>
          <w:noProof/>
        </w:rPr>
        <w:drawing>
          <wp:inline distT="0" distB="0" distL="0" distR="0" wp14:anchorId="5E5C59FE" wp14:editId="334B8868">
            <wp:extent cx="5942652" cy="1583408"/>
            <wp:effectExtent l="0" t="0" r="127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l="18060" t="5374" r="18926" b="24623"/>
                    <a:stretch/>
                  </pic:blipFill>
                  <pic:spPr bwMode="auto">
                    <a:xfrm>
                      <a:off x="0" y="0"/>
                      <a:ext cx="5943600" cy="1583661"/>
                    </a:xfrm>
                    <a:prstGeom prst="rect">
                      <a:avLst/>
                    </a:prstGeom>
                    <a:ln>
                      <a:noFill/>
                    </a:ln>
                    <a:extLst>
                      <a:ext uri="{53640926-AAD7-44D8-BBD7-CCE9431645EC}">
                        <a14:shadowObscured xmlns:a14="http://schemas.microsoft.com/office/drawing/2010/main"/>
                      </a:ext>
                    </a:extLst>
                  </pic:spPr>
                </pic:pic>
              </a:graphicData>
            </a:graphic>
          </wp:inline>
        </w:drawing>
      </w:r>
    </w:p>
    <w:p w14:paraId="731E61EE" w14:textId="50C06EF8" w:rsidR="00194F5E" w:rsidRDefault="009F7192" w:rsidP="00955A1E">
      <w:pPr>
        <w:tabs>
          <w:tab w:val="left" w:pos="9270"/>
        </w:tabs>
        <w:rPr>
          <w:rFonts w:ascii="Georgia Pro" w:hAnsi="Georgia Pro" w:cs="Calibri"/>
        </w:rPr>
      </w:pPr>
      <w:r>
        <w:rPr>
          <w:rFonts w:ascii="Georgia Pro" w:hAnsi="Georgia Pro" w:cs="Calibri"/>
          <w:noProof/>
        </w:rPr>
        <w:lastRenderedPageBreak/>
        <w:drawing>
          <wp:inline distT="0" distB="0" distL="0" distR="0" wp14:anchorId="37EED5CD" wp14:editId="112843DF">
            <wp:extent cx="5941275" cy="1754802"/>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48">
                      <a:extLst>
                        <a:ext uri="{28A0092B-C50C-407E-A947-70E740481C1C}">
                          <a14:useLocalDpi xmlns:a14="http://schemas.microsoft.com/office/drawing/2010/main" val="0"/>
                        </a:ext>
                      </a:extLst>
                    </a:blip>
                    <a:srcRect l="22079" t="15270" r="22661" b="18018"/>
                    <a:stretch/>
                  </pic:blipFill>
                  <pic:spPr bwMode="auto">
                    <a:xfrm>
                      <a:off x="0" y="0"/>
                      <a:ext cx="5943600" cy="1755489"/>
                    </a:xfrm>
                    <a:prstGeom prst="rect">
                      <a:avLst/>
                    </a:prstGeom>
                    <a:ln>
                      <a:noFill/>
                    </a:ln>
                    <a:extLst>
                      <a:ext uri="{53640926-AAD7-44D8-BBD7-CCE9431645EC}">
                        <a14:shadowObscured xmlns:a14="http://schemas.microsoft.com/office/drawing/2010/main"/>
                      </a:ext>
                    </a:extLst>
                  </pic:spPr>
                </pic:pic>
              </a:graphicData>
            </a:graphic>
          </wp:inline>
        </w:drawing>
      </w:r>
    </w:p>
    <w:p w14:paraId="42BE66D5" w14:textId="363DD6B3" w:rsidR="00194F5E" w:rsidRDefault="007D1413" w:rsidP="00955A1E">
      <w:pPr>
        <w:tabs>
          <w:tab w:val="left" w:pos="9270"/>
        </w:tabs>
        <w:rPr>
          <w:rFonts w:ascii="Georgia Pro" w:hAnsi="Georgia Pro" w:cs="Calibri"/>
        </w:rPr>
      </w:pPr>
      <w:r>
        <w:rPr>
          <w:rFonts w:ascii="Georgia Pro" w:hAnsi="Georgia Pro" w:cs="Calibri"/>
        </w:rPr>
        <w:t xml:space="preserve">There are so many California schools at the D1 level that compete in a wide variety of different conferences, but are on about the same competitive level across all sports. Therefore, these schools should compete against each other. For basketball and other sports besides football, the conference can be split into two divisions with a single conference tournament. A conference tournament in Sacramento (or the Staples Center in LA) could be </w:t>
      </w:r>
      <w:proofErr w:type="gramStart"/>
      <w:r>
        <w:rPr>
          <w:rFonts w:ascii="Georgia Pro" w:hAnsi="Georgia Pro" w:cs="Calibri"/>
        </w:rPr>
        <w:t>pretty exciting</w:t>
      </w:r>
      <w:proofErr w:type="gramEnd"/>
      <w:r w:rsidR="00194F5E">
        <w:rPr>
          <w:rFonts w:ascii="Georgia Pro" w:hAnsi="Georgia Pro" w:cs="Calibri"/>
        </w:rPr>
        <w:t xml:space="preserve"> and</w:t>
      </w:r>
      <w:r w:rsidR="00DE37EB">
        <w:rPr>
          <w:rFonts w:ascii="Georgia Pro" w:hAnsi="Georgia Pro" w:cs="Calibri"/>
        </w:rPr>
        <w:t xml:space="preserve"> the winner would</w:t>
      </w:r>
      <w:r w:rsidR="00194F5E">
        <w:rPr>
          <w:rFonts w:ascii="Georgia Pro" w:hAnsi="Georgia Pro" w:cs="Calibri"/>
        </w:rPr>
        <w:t xml:space="preserve"> </w:t>
      </w:r>
      <w:r w:rsidR="00DE37EB">
        <w:rPr>
          <w:rFonts w:ascii="Georgia Pro" w:hAnsi="Georgia Pro" w:cs="Calibri"/>
        </w:rPr>
        <w:t>carry</w:t>
      </w:r>
      <w:r w:rsidR="00194F5E">
        <w:rPr>
          <w:rFonts w:ascii="Georgia Pro" w:hAnsi="Georgia Pro" w:cs="Calibri"/>
        </w:rPr>
        <w:t xml:space="preserve"> a lot of </w:t>
      </w:r>
      <w:r>
        <w:rPr>
          <w:rFonts w:ascii="Georgia Pro" w:hAnsi="Georgia Pro" w:cs="Calibri"/>
        </w:rPr>
        <w:t xml:space="preserve">bragging rights in the state. </w:t>
      </w:r>
    </w:p>
    <w:p w14:paraId="58D0ED67" w14:textId="62305F42" w:rsidR="002442B5" w:rsidRDefault="00194F5E" w:rsidP="00955A1E">
      <w:pPr>
        <w:tabs>
          <w:tab w:val="left" w:pos="9270"/>
        </w:tabs>
        <w:rPr>
          <w:rFonts w:ascii="Georgia Pro" w:hAnsi="Georgia Pro" w:cs="Calibri"/>
        </w:rPr>
      </w:pPr>
      <w:r>
        <w:rPr>
          <w:rFonts w:ascii="Georgia Pro" w:hAnsi="Georgia Pro" w:cs="Calibri"/>
        </w:rPr>
        <w:t xml:space="preserve">As mentioned earlier, </w:t>
      </w:r>
      <w:r w:rsidR="007D1413">
        <w:rPr>
          <w:rFonts w:ascii="Georgia Pro" w:hAnsi="Georgia Pro" w:cs="Calibri"/>
        </w:rPr>
        <w:t>San Diego State</w:t>
      </w:r>
      <w:r>
        <w:rPr>
          <w:rFonts w:ascii="Georgia Pro" w:hAnsi="Georgia Pro" w:cs="Calibri"/>
        </w:rPr>
        <w:t xml:space="preserve"> would compete </w:t>
      </w:r>
      <w:r w:rsidR="007D1413">
        <w:rPr>
          <w:rFonts w:ascii="Georgia Pro" w:hAnsi="Georgia Pro" w:cs="Calibri"/>
        </w:rPr>
        <w:t>in basketball in the PAC</w:t>
      </w:r>
      <w:r>
        <w:rPr>
          <w:rFonts w:ascii="Georgia Pro" w:hAnsi="Georgia Pro" w:cs="Calibri"/>
        </w:rPr>
        <w:t>,</w:t>
      </w:r>
      <w:r w:rsidR="007D1413">
        <w:rPr>
          <w:rFonts w:ascii="Georgia Pro" w:hAnsi="Georgia Pro" w:cs="Calibri"/>
        </w:rPr>
        <w:t xml:space="preserve"> but their football team </w:t>
      </w:r>
      <w:r>
        <w:rPr>
          <w:rFonts w:ascii="Georgia Pro" w:hAnsi="Georgia Pro" w:cs="Calibri"/>
        </w:rPr>
        <w:t xml:space="preserve">would be </w:t>
      </w:r>
      <w:r w:rsidR="007D1413">
        <w:rPr>
          <w:rFonts w:ascii="Georgia Pro" w:hAnsi="Georgia Pro" w:cs="Calibri"/>
        </w:rPr>
        <w:t>relegated to the FCS GSC along with Fresno State and San Jose State due to poor performance in the MWC.</w:t>
      </w:r>
      <w:r>
        <w:rPr>
          <w:rFonts w:ascii="Georgia Pro" w:hAnsi="Georgia Pro" w:cs="Calibri"/>
        </w:rPr>
        <w:t xml:space="preserve"> They would be joined with the other California FCS football schools.</w:t>
      </w:r>
    </w:p>
    <w:p w14:paraId="4276BEDE" w14:textId="50C40C98" w:rsidR="00F922FD" w:rsidRPr="00F922FD" w:rsidRDefault="00F922FD" w:rsidP="00955A1E">
      <w:pPr>
        <w:tabs>
          <w:tab w:val="left" w:pos="9270"/>
        </w:tabs>
        <w:rPr>
          <w:rFonts w:ascii="Georgia Pro" w:hAnsi="Georgia Pro" w:cs="Calibri"/>
          <w:b/>
          <w:bCs/>
        </w:rPr>
      </w:pPr>
      <w:r>
        <w:rPr>
          <w:rFonts w:ascii="Georgia Pro" w:hAnsi="Georgia Pro" w:cs="Calibri"/>
          <w:b/>
          <w:bCs/>
        </w:rPr>
        <w:t>MEAC</w:t>
      </w:r>
    </w:p>
    <w:p w14:paraId="5E451C60" w14:textId="74C354D2" w:rsidR="00F922FD" w:rsidRDefault="00BE39D5" w:rsidP="00F922FD">
      <w:pPr>
        <w:tabs>
          <w:tab w:val="left" w:pos="9270"/>
        </w:tabs>
      </w:pPr>
      <w:r>
        <w:rPr>
          <w:noProof/>
        </w:rPr>
        <w:drawing>
          <wp:inline distT="0" distB="0" distL="0" distR="0" wp14:anchorId="2D4D4A70" wp14:editId="136C8AC1">
            <wp:extent cx="5943600" cy="1900228"/>
            <wp:effectExtent l="0" t="0" r="0" b="5080"/>
            <wp:docPr id="40" name="Picture 4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Word&#10;&#10;Description automatically generated"/>
                    <pic:cNvPicPr/>
                  </pic:nvPicPr>
                  <pic:blipFill rotWithShape="1">
                    <a:blip r:embed="rId49" cstate="print">
                      <a:extLst>
                        <a:ext uri="{28A0092B-C50C-407E-A947-70E740481C1C}">
                          <a14:useLocalDpi xmlns:a14="http://schemas.microsoft.com/office/drawing/2010/main" val="0"/>
                        </a:ext>
                      </a:extLst>
                    </a:blip>
                    <a:srcRect l="23144" t="5817" r="22542" b="5074"/>
                    <a:stretch/>
                  </pic:blipFill>
                  <pic:spPr bwMode="auto">
                    <a:xfrm>
                      <a:off x="0" y="0"/>
                      <a:ext cx="5943600" cy="19002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029E6A" wp14:editId="4C51772D">
            <wp:extent cx="5943600" cy="1774209"/>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rotWithShape="1">
                    <a:blip r:embed="rId50" cstate="print">
                      <a:extLst>
                        <a:ext uri="{28A0092B-C50C-407E-A947-70E740481C1C}">
                          <a14:useLocalDpi xmlns:a14="http://schemas.microsoft.com/office/drawing/2010/main" val="0"/>
                        </a:ext>
                      </a:extLst>
                    </a:blip>
                    <a:srcRect l="15386" r="16254"/>
                    <a:stretch/>
                  </pic:blipFill>
                  <pic:spPr bwMode="auto">
                    <a:xfrm>
                      <a:off x="0" y="0"/>
                      <a:ext cx="5943600" cy="1774209"/>
                    </a:xfrm>
                    <a:prstGeom prst="rect">
                      <a:avLst/>
                    </a:prstGeom>
                    <a:ln>
                      <a:noFill/>
                    </a:ln>
                    <a:extLst>
                      <a:ext uri="{53640926-AAD7-44D8-BBD7-CCE9431645EC}">
                        <a14:shadowObscured xmlns:a14="http://schemas.microsoft.com/office/drawing/2010/main"/>
                      </a:ext>
                    </a:extLst>
                  </pic:spPr>
                </pic:pic>
              </a:graphicData>
            </a:graphic>
          </wp:inline>
        </w:drawing>
      </w:r>
    </w:p>
    <w:p w14:paraId="0499E112" w14:textId="1E5C2EDB" w:rsidR="002442B5" w:rsidRDefault="002442B5" w:rsidP="00F922FD">
      <w:pPr>
        <w:tabs>
          <w:tab w:val="left" w:pos="9270"/>
        </w:tabs>
      </w:pPr>
    </w:p>
    <w:p w14:paraId="517E4DB1" w14:textId="77777777" w:rsidR="002442B5" w:rsidRDefault="002442B5" w:rsidP="00F922FD">
      <w:pPr>
        <w:tabs>
          <w:tab w:val="left" w:pos="9270"/>
        </w:tabs>
      </w:pPr>
    </w:p>
    <w:p w14:paraId="42999E28" w14:textId="4C5DCBD3" w:rsidR="00686395" w:rsidRPr="00686395" w:rsidRDefault="00686395" w:rsidP="00F922FD">
      <w:pPr>
        <w:tabs>
          <w:tab w:val="left" w:pos="9270"/>
        </w:tabs>
        <w:rPr>
          <w:rFonts w:ascii="Georgia Pro" w:hAnsi="Georgia Pro"/>
          <w:b/>
          <w:bCs/>
        </w:rPr>
      </w:pPr>
      <w:r w:rsidRPr="00686395">
        <w:rPr>
          <w:rFonts w:ascii="Georgia Pro" w:hAnsi="Georgia Pro"/>
          <w:b/>
          <w:bCs/>
        </w:rPr>
        <w:lastRenderedPageBreak/>
        <w:t>SWAC</w:t>
      </w:r>
    </w:p>
    <w:p w14:paraId="2E1C9920" w14:textId="7A830E65" w:rsidR="00F922FD" w:rsidRDefault="00F922FD" w:rsidP="00F922FD">
      <w:pPr>
        <w:tabs>
          <w:tab w:val="left" w:pos="9270"/>
        </w:tabs>
      </w:pPr>
      <w:r>
        <w:rPr>
          <w:noProof/>
        </w:rPr>
        <w:drawing>
          <wp:inline distT="0" distB="0" distL="0" distR="0" wp14:anchorId="0EAC4C08" wp14:editId="6033D929">
            <wp:extent cx="5943600" cy="1687825"/>
            <wp:effectExtent l="0" t="0" r="0" b="825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rotWithShape="1">
                    <a:blip r:embed="rId51" cstate="print">
                      <a:extLst>
                        <a:ext uri="{28A0092B-C50C-407E-A947-70E740481C1C}">
                          <a14:useLocalDpi xmlns:a14="http://schemas.microsoft.com/office/drawing/2010/main" val="0"/>
                        </a:ext>
                      </a:extLst>
                    </a:blip>
                    <a:srcRect l="18731" t="8696" r="19599" b="7242"/>
                    <a:stretch/>
                  </pic:blipFill>
                  <pic:spPr bwMode="auto">
                    <a:xfrm>
                      <a:off x="0" y="0"/>
                      <a:ext cx="5943600" cy="1687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EFC76" wp14:editId="5672EC68">
            <wp:extent cx="5943600" cy="1481785"/>
            <wp:effectExtent l="0" t="0" r="0" b="4445"/>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rotWithShape="1">
                    <a:blip r:embed="rId52" cstate="print">
                      <a:extLst>
                        <a:ext uri="{28A0092B-C50C-407E-A947-70E740481C1C}">
                          <a14:useLocalDpi xmlns:a14="http://schemas.microsoft.com/office/drawing/2010/main" val="0"/>
                        </a:ext>
                      </a:extLst>
                    </a:blip>
                    <a:srcRect l="8696" r="8897"/>
                    <a:stretch/>
                  </pic:blipFill>
                  <pic:spPr bwMode="auto">
                    <a:xfrm>
                      <a:off x="0" y="0"/>
                      <a:ext cx="5943600" cy="1481785"/>
                    </a:xfrm>
                    <a:prstGeom prst="rect">
                      <a:avLst/>
                    </a:prstGeom>
                    <a:ln>
                      <a:noFill/>
                    </a:ln>
                    <a:extLst>
                      <a:ext uri="{53640926-AAD7-44D8-BBD7-CCE9431645EC}">
                        <a14:shadowObscured xmlns:a14="http://schemas.microsoft.com/office/drawing/2010/main"/>
                      </a:ext>
                    </a:extLst>
                  </pic:spPr>
                </pic:pic>
              </a:graphicData>
            </a:graphic>
          </wp:inline>
        </w:drawing>
      </w:r>
    </w:p>
    <w:p w14:paraId="6F223412" w14:textId="757759BC" w:rsidR="009B5BA0" w:rsidRPr="00686395" w:rsidRDefault="00686395" w:rsidP="00F922FD">
      <w:pPr>
        <w:tabs>
          <w:tab w:val="left" w:pos="9270"/>
        </w:tabs>
        <w:rPr>
          <w:rFonts w:ascii="Georgia Pro" w:hAnsi="Georgia Pro"/>
        </w:rPr>
      </w:pPr>
      <w:r>
        <w:rPr>
          <w:rFonts w:ascii="Georgia Pro" w:hAnsi="Georgia Pro"/>
        </w:rPr>
        <w:t xml:space="preserve">The HBCU’s in the MEAC and SWAC are left largely unchanged. The schools within each conference share a common identity and thus should remain in the same conference. The only change is Florida A&amp;M and Bethune-Cookman to the SWAC, a move already in the </w:t>
      </w:r>
      <w:hyperlink r:id="rId53" w:history="1">
        <w:r w:rsidRPr="00686395">
          <w:rPr>
            <w:rStyle w:val="Hyperlink"/>
            <w:rFonts w:ascii="Georgia Pro" w:hAnsi="Georgia Pro"/>
          </w:rPr>
          <w:t>works</w:t>
        </w:r>
      </w:hyperlink>
      <w:r>
        <w:rPr>
          <w:rFonts w:ascii="Georgia Pro" w:hAnsi="Georgia Pro"/>
        </w:rPr>
        <w:t>.</w:t>
      </w:r>
    </w:p>
    <w:p w14:paraId="6BA716E3" w14:textId="22A5E1B2" w:rsidR="00686395" w:rsidRPr="00686395" w:rsidRDefault="00686395" w:rsidP="00F922FD">
      <w:pPr>
        <w:tabs>
          <w:tab w:val="left" w:pos="9270"/>
        </w:tabs>
        <w:rPr>
          <w:rFonts w:ascii="Georgia Pro" w:hAnsi="Georgia Pro"/>
          <w:b/>
          <w:bCs/>
        </w:rPr>
      </w:pPr>
      <w:r>
        <w:rPr>
          <w:rFonts w:ascii="Georgia Pro" w:hAnsi="Georgia Pro"/>
          <w:b/>
          <w:bCs/>
        </w:rPr>
        <w:t>Ivy League</w:t>
      </w:r>
    </w:p>
    <w:p w14:paraId="6F52C5A5" w14:textId="6A8E2ED2" w:rsidR="00686395" w:rsidRPr="00686395" w:rsidRDefault="00F922FD" w:rsidP="00F922FD">
      <w:pPr>
        <w:tabs>
          <w:tab w:val="left" w:pos="9270"/>
        </w:tabs>
        <w:rPr>
          <w:rFonts w:ascii="Georgia Pro" w:hAnsi="Georgia Pro"/>
        </w:rPr>
      </w:pPr>
      <w:r w:rsidRPr="00686395">
        <w:rPr>
          <w:rFonts w:ascii="Georgia Pro" w:hAnsi="Georgia Pro"/>
          <w:noProof/>
        </w:rPr>
        <w:drawing>
          <wp:inline distT="0" distB="0" distL="0" distR="0" wp14:anchorId="357052A6" wp14:editId="7C53BB48">
            <wp:extent cx="5943600" cy="1850667"/>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rotWithShape="1">
                    <a:blip r:embed="rId54" cstate="print">
                      <a:extLst>
                        <a:ext uri="{28A0092B-C50C-407E-A947-70E740481C1C}">
                          <a14:useLocalDpi xmlns:a14="http://schemas.microsoft.com/office/drawing/2010/main" val="0"/>
                        </a:ext>
                      </a:extLst>
                    </a:blip>
                    <a:srcRect l="22210" r="21070" b="15315"/>
                    <a:stretch/>
                  </pic:blipFill>
                  <pic:spPr bwMode="auto">
                    <a:xfrm>
                      <a:off x="0" y="0"/>
                      <a:ext cx="5943600" cy="1850667"/>
                    </a:xfrm>
                    <a:prstGeom prst="rect">
                      <a:avLst/>
                    </a:prstGeom>
                    <a:ln>
                      <a:noFill/>
                    </a:ln>
                    <a:extLst>
                      <a:ext uri="{53640926-AAD7-44D8-BBD7-CCE9431645EC}">
                        <a14:shadowObscured xmlns:a14="http://schemas.microsoft.com/office/drawing/2010/main"/>
                      </a:ext>
                    </a:extLst>
                  </pic:spPr>
                </pic:pic>
              </a:graphicData>
            </a:graphic>
          </wp:inline>
        </w:drawing>
      </w:r>
    </w:p>
    <w:p w14:paraId="0D8076D5" w14:textId="66BF26DF" w:rsidR="00686395" w:rsidRDefault="00686395" w:rsidP="00F922FD">
      <w:pPr>
        <w:tabs>
          <w:tab w:val="left" w:pos="9270"/>
        </w:tabs>
        <w:rPr>
          <w:rFonts w:ascii="Georgia Pro" w:hAnsi="Georgia Pro"/>
        </w:rPr>
      </w:pPr>
      <w:r w:rsidRPr="00686395">
        <w:rPr>
          <w:rFonts w:ascii="Georgia Pro" w:hAnsi="Georgia Pro"/>
        </w:rPr>
        <w:t>Not much to say here. The Ivy League works well as currently constructed.</w:t>
      </w:r>
    </w:p>
    <w:p w14:paraId="4E432BBA" w14:textId="0E34880F" w:rsidR="00213D6B" w:rsidRDefault="00213D6B" w:rsidP="00F922FD">
      <w:pPr>
        <w:tabs>
          <w:tab w:val="left" w:pos="9270"/>
        </w:tabs>
        <w:rPr>
          <w:rFonts w:ascii="Georgia Pro" w:hAnsi="Georgia Pro"/>
        </w:rPr>
      </w:pPr>
    </w:p>
    <w:p w14:paraId="1054621F" w14:textId="7EBA8AB6" w:rsidR="009B5BA0" w:rsidRDefault="009B5BA0" w:rsidP="00F922FD">
      <w:pPr>
        <w:tabs>
          <w:tab w:val="left" w:pos="9270"/>
        </w:tabs>
        <w:rPr>
          <w:rFonts w:ascii="Georgia Pro" w:hAnsi="Georgia Pro"/>
        </w:rPr>
      </w:pPr>
    </w:p>
    <w:p w14:paraId="55686D6A" w14:textId="223A5ABE" w:rsidR="002442B5" w:rsidRDefault="002442B5" w:rsidP="00F922FD">
      <w:pPr>
        <w:tabs>
          <w:tab w:val="left" w:pos="9270"/>
        </w:tabs>
        <w:rPr>
          <w:rFonts w:ascii="Georgia Pro" w:hAnsi="Georgia Pro"/>
        </w:rPr>
      </w:pPr>
    </w:p>
    <w:p w14:paraId="33B7FFB2" w14:textId="34D90CE2" w:rsidR="002442B5" w:rsidRDefault="002442B5" w:rsidP="00F922FD">
      <w:pPr>
        <w:tabs>
          <w:tab w:val="left" w:pos="9270"/>
        </w:tabs>
        <w:rPr>
          <w:rFonts w:ascii="Georgia Pro" w:hAnsi="Georgia Pro"/>
        </w:rPr>
      </w:pPr>
    </w:p>
    <w:p w14:paraId="05CFFCF1" w14:textId="77777777" w:rsidR="002442B5" w:rsidRDefault="002442B5" w:rsidP="00F922FD">
      <w:pPr>
        <w:tabs>
          <w:tab w:val="left" w:pos="9270"/>
        </w:tabs>
        <w:rPr>
          <w:rFonts w:ascii="Georgia Pro" w:hAnsi="Georgia Pro"/>
        </w:rPr>
      </w:pPr>
    </w:p>
    <w:p w14:paraId="23609FBD" w14:textId="0FF6751A" w:rsidR="00213D6B" w:rsidRPr="00213D6B" w:rsidRDefault="00213D6B" w:rsidP="00F922FD">
      <w:pPr>
        <w:tabs>
          <w:tab w:val="left" w:pos="9270"/>
        </w:tabs>
        <w:rPr>
          <w:rFonts w:ascii="Georgia Pro" w:hAnsi="Georgia Pro"/>
          <w:b/>
          <w:bCs/>
        </w:rPr>
      </w:pPr>
      <w:r>
        <w:rPr>
          <w:rFonts w:ascii="Georgia Pro" w:hAnsi="Georgia Pro"/>
          <w:b/>
          <w:bCs/>
        </w:rPr>
        <w:lastRenderedPageBreak/>
        <w:t>New England</w:t>
      </w:r>
    </w:p>
    <w:p w14:paraId="0B1F7566" w14:textId="50E77CA1" w:rsidR="00686395" w:rsidRDefault="00BE39D5" w:rsidP="00F922FD">
      <w:pPr>
        <w:tabs>
          <w:tab w:val="left" w:pos="9270"/>
        </w:tabs>
        <w:rPr>
          <w:rFonts w:ascii="Georgia Pro" w:hAnsi="Georgia Pro"/>
        </w:rPr>
      </w:pPr>
      <w:r w:rsidRPr="00686395">
        <w:rPr>
          <w:rFonts w:ascii="Georgia Pro" w:hAnsi="Georgia Pro"/>
          <w:noProof/>
        </w:rPr>
        <w:drawing>
          <wp:inline distT="0" distB="0" distL="0" distR="0" wp14:anchorId="1338BF87" wp14:editId="31B73973">
            <wp:extent cx="5940808" cy="1654376"/>
            <wp:effectExtent l="0" t="0" r="3175" b="317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rotWithShape="1">
                    <a:blip r:embed="rId55" cstate="print">
                      <a:extLst>
                        <a:ext uri="{28A0092B-C50C-407E-A947-70E740481C1C}">
                          <a14:useLocalDpi xmlns:a14="http://schemas.microsoft.com/office/drawing/2010/main" val="0"/>
                        </a:ext>
                      </a:extLst>
                    </a:blip>
                    <a:srcRect l="21540" t="9673" r="21338" b="19930"/>
                    <a:stretch/>
                  </pic:blipFill>
                  <pic:spPr bwMode="auto">
                    <a:xfrm>
                      <a:off x="0" y="0"/>
                      <a:ext cx="5943600" cy="1655153"/>
                    </a:xfrm>
                    <a:prstGeom prst="rect">
                      <a:avLst/>
                    </a:prstGeom>
                    <a:ln>
                      <a:noFill/>
                    </a:ln>
                    <a:extLst>
                      <a:ext uri="{53640926-AAD7-44D8-BBD7-CCE9431645EC}">
                        <a14:shadowObscured xmlns:a14="http://schemas.microsoft.com/office/drawing/2010/main"/>
                      </a:ext>
                    </a:extLst>
                  </pic:spPr>
                </pic:pic>
              </a:graphicData>
            </a:graphic>
          </wp:inline>
        </w:drawing>
      </w:r>
      <w:r w:rsidRPr="00686395">
        <w:rPr>
          <w:rFonts w:ascii="Georgia Pro" w:hAnsi="Georgia Pro"/>
          <w:noProof/>
        </w:rPr>
        <w:drawing>
          <wp:inline distT="0" distB="0" distL="0" distR="0" wp14:anchorId="22DA4AE0" wp14:editId="44476F55">
            <wp:extent cx="5939029" cy="1173392"/>
            <wp:effectExtent l="0" t="0" r="5080" b="825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rotWithShape="1">
                    <a:blip r:embed="rId56" cstate="print">
                      <a:extLst>
                        <a:ext uri="{28A0092B-C50C-407E-A947-70E740481C1C}">
                          <a14:useLocalDpi xmlns:a14="http://schemas.microsoft.com/office/drawing/2010/main" val="0"/>
                        </a:ext>
                      </a:extLst>
                    </a:blip>
                    <a:srcRect l="9499" t="7329" r="9297" b="23213"/>
                    <a:stretch/>
                  </pic:blipFill>
                  <pic:spPr bwMode="auto">
                    <a:xfrm>
                      <a:off x="0" y="0"/>
                      <a:ext cx="5943600" cy="1174295"/>
                    </a:xfrm>
                    <a:prstGeom prst="rect">
                      <a:avLst/>
                    </a:prstGeom>
                    <a:ln>
                      <a:noFill/>
                    </a:ln>
                    <a:extLst>
                      <a:ext uri="{53640926-AAD7-44D8-BBD7-CCE9431645EC}">
                        <a14:shadowObscured xmlns:a14="http://schemas.microsoft.com/office/drawing/2010/main"/>
                      </a:ext>
                    </a:extLst>
                  </pic:spPr>
                </pic:pic>
              </a:graphicData>
            </a:graphic>
          </wp:inline>
        </w:drawing>
      </w:r>
    </w:p>
    <w:p w14:paraId="68D413F2" w14:textId="3FB6D14F" w:rsidR="004E0E28" w:rsidRDefault="00686395" w:rsidP="00F922FD">
      <w:pPr>
        <w:tabs>
          <w:tab w:val="left" w:pos="9270"/>
        </w:tabs>
        <w:rPr>
          <w:rFonts w:ascii="Georgia Pro" w:hAnsi="Georgia Pro"/>
        </w:rPr>
      </w:pPr>
      <w:r>
        <w:rPr>
          <w:rFonts w:ascii="Georgia Pro" w:hAnsi="Georgia Pro"/>
        </w:rPr>
        <w:t xml:space="preserve">The NEAC </w:t>
      </w:r>
      <w:r w:rsidR="004E0E28">
        <w:rPr>
          <w:rFonts w:ascii="Georgia Pro" w:hAnsi="Georgia Pro"/>
        </w:rPr>
        <w:t xml:space="preserve">consists of the remaining schools in the New England region. These schools </w:t>
      </w:r>
      <w:proofErr w:type="gramStart"/>
      <w:r w:rsidR="004E0E28">
        <w:rPr>
          <w:rFonts w:ascii="Georgia Pro" w:hAnsi="Georgia Pro"/>
        </w:rPr>
        <w:t>don’t</w:t>
      </w:r>
      <w:proofErr w:type="gramEnd"/>
      <w:r w:rsidR="004E0E28">
        <w:rPr>
          <w:rFonts w:ascii="Georgia Pro" w:hAnsi="Georgia Pro"/>
        </w:rPr>
        <w:t xml:space="preserve"> have large athletic budgets</w:t>
      </w:r>
      <w:r w:rsidR="00DE37EB">
        <w:rPr>
          <w:rFonts w:ascii="Georgia Pro" w:hAnsi="Georgia Pro"/>
        </w:rPr>
        <w:t>,</w:t>
      </w:r>
      <w:r w:rsidR="004E0E28">
        <w:rPr>
          <w:rFonts w:ascii="Georgia Pro" w:hAnsi="Georgia Pro"/>
        </w:rPr>
        <w:t xml:space="preserve"> so it makes sense to compete against nearby schools. </w:t>
      </w:r>
      <w:r w:rsidR="005C0A95">
        <w:rPr>
          <w:rFonts w:ascii="Georgia Pro" w:hAnsi="Georgia Pro"/>
        </w:rPr>
        <w:t>Vermont has</w:t>
      </w:r>
      <w:r w:rsidR="004E0E28">
        <w:rPr>
          <w:rFonts w:ascii="Georgia Pro" w:hAnsi="Georgia Pro"/>
        </w:rPr>
        <w:t xml:space="preserve"> dominated the America East in basketball and could make a </w:t>
      </w:r>
      <w:r w:rsidR="002442B5">
        <w:rPr>
          <w:rFonts w:ascii="Georgia Pro" w:hAnsi="Georgia Pro"/>
        </w:rPr>
        <w:t>jump</w:t>
      </w:r>
      <w:r w:rsidR="004E0E28">
        <w:rPr>
          <w:rFonts w:ascii="Georgia Pro" w:hAnsi="Georgia Pro"/>
        </w:rPr>
        <w:t xml:space="preserve"> to the Big East with some demonstrated NCAA tournament success in the upcoming years.</w:t>
      </w:r>
    </w:p>
    <w:p w14:paraId="5429AE2A" w14:textId="49F0B90F" w:rsidR="004E0E28" w:rsidRPr="004E0E28" w:rsidRDefault="004E0E28" w:rsidP="00F922FD">
      <w:pPr>
        <w:tabs>
          <w:tab w:val="left" w:pos="9270"/>
        </w:tabs>
        <w:rPr>
          <w:rFonts w:ascii="Georgia Pro" w:hAnsi="Georgia Pro"/>
          <w:b/>
          <w:bCs/>
        </w:rPr>
      </w:pPr>
      <w:r>
        <w:rPr>
          <w:rFonts w:ascii="Georgia Pro" w:hAnsi="Georgia Pro"/>
          <w:b/>
          <w:bCs/>
        </w:rPr>
        <w:t>Summ</w:t>
      </w:r>
      <w:r w:rsidR="002442B5">
        <w:rPr>
          <w:rFonts w:ascii="Georgia Pro" w:hAnsi="Georgia Pro"/>
          <w:b/>
          <w:bCs/>
        </w:rPr>
        <w:t>i</w:t>
      </w:r>
      <w:r>
        <w:rPr>
          <w:rFonts w:ascii="Georgia Pro" w:hAnsi="Georgia Pro"/>
          <w:b/>
          <w:bCs/>
        </w:rPr>
        <w:t>t League</w:t>
      </w:r>
    </w:p>
    <w:p w14:paraId="2359C362" w14:textId="77777777" w:rsidR="005C0A95" w:rsidRDefault="00BE39D5" w:rsidP="00F922FD">
      <w:pPr>
        <w:tabs>
          <w:tab w:val="left" w:pos="9270"/>
        </w:tabs>
        <w:rPr>
          <w:rFonts w:ascii="Georgia Pro" w:hAnsi="Georgia Pro"/>
        </w:rPr>
      </w:pPr>
      <w:r w:rsidRPr="00686395">
        <w:rPr>
          <w:rFonts w:ascii="Georgia Pro" w:hAnsi="Georgia Pro"/>
          <w:noProof/>
        </w:rPr>
        <w:drawing>
          <wp:inline distT="0" distB="0" distL="0" distR="0" wp14:anchorId="6FDC54FE" wp14:editId="1BAB5B5D">
            <wp:extent cx="5943485" cy="1791801"/>
            <wp:effectExtent l="0" t="0" r="635"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rotWithShape="1">
                    <a:blip r:embed="rId57" cstate="print">
                      <a:extLst>
                        <a:ext uri="{28A0092B-C50C-407E-A947-70E740481C1C}">
                          <a14:useLocalDpi xmlns:a14="http://schemas.microsoft.com/office/drawing/2010/main" val="0"/>
                        </a:ext>
                      </a:extLst>
                    </a:blip>
                    <a:srcRect l="23287" t="13666" r="23185" b="22575"/>
                    <a:stretch/>
                  </pic:blipFill>
                  <pic:spPr bwMode="auto">
                    <a:xfrm>
                      <a:off x="0" y="0"/>
                      <a:ext cx="5943600" cy="1791836"/>
                    </a:xfrm>
                    <a:prstGeom prst="rect">
                      <a:avLst/>
                    </a:prstGeom>
                    <a:ln>
                      <a:noFill/>
                    </a:ln>
                    <a:extLst>
                      <a:ext uri="{53640926-AAD7-44D8-BBD7-CCE9431645EC}">
                        <a14:shadowObscured xmlns:a14="http://schemas.microsoft.com/office/drawing/2010/main"/>
                      </a:ext>
                    </a:extLst>
                  </pic:spPr>
                </pic:pic>
              </a:graphicData>
            </a:graphic>
          </wp:inline>
        </w:drawing>
      </w:r>
      <w:r w:rsidRPr="00686395">
        <w:rPr>
          <w:rFonts w:ascii="Georgia Pro" w:hAnsi="Georgia Pro"/>
          <w:noProof/>
        </w:rPr>
        <w:drawing>
          <wp:inline distT="0" distB="0" distL="0" distR="0" wp14:anchorId="4F30B277" wp14:editId="53CFE96A">
            <wp:extent cx="5942191" cy="1740778"/>
            <wp:effectExtent l="0" t="0" r="190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rotWithShape="1">
                    <a:blip r:embed="rId58" cstate="print">
                      <a:extLst>
                        <a:ext uri="{28A0092B-C50C-407E-A947-70E740481C1C}">
                          <a14:useLocalDpi xmlns:a14="http://schemas.microsoft.com/office/drawing/2010/main" val="0"/>
                        </a:ext>
                      </a:extLst>
                    </a:blip>
                    <a:srcRect l="22210" t="9467" r="21873" b="11660"/>
                    <a:stretch/>
                  </pic:blipFill>
                  <pic:spPr bwMode="auto">
                    <a:xfrm>
                      <a:off x="0" y="0"/>
                      <a:ext cx="5943600" cy="1741191"/>
                    </a:xfrm>
                    <a:prstGeom prst="rect">
                      <a:avLst/>
                    </a:prstGeom>
                    <a:ln>
                      <a:noFill/>
                    </a:ln>
                    <a:extLst>
                      <a:ext uri="{53640926-AAD7-44D8-BBD7-CCE9431645EC}">
                        <a14:shadowObscured xmlns:a14="http://schemas.microsoft.com/office/drawing/2010/main"/>
                      </a:ext>
                    </a:extLst>
                  </pic:spPr>
                </pic:pic>
              </a:graphicData>
            </a:graphic>
          </wp:inline>
        </w:drawing>
      </w:r>
      <w:r w:rsidR="004E0E28">
        <w:rPr>
          <w:rFonts w:ascii="Georgia Pro" w:hAnsi="Georgia Pro"/>
        </w:rPr>
        <w:t xml:space="preserve">The Summit League loses ND State in football, but gains Northern Iowa, Drake, and Missouri State. Western Illinois and Denver move on for geographic reasons. </w:t>
      </w:r>
    </w:p>
    <w:p w14:paraId="2FF47488" w14:textId="6C1CAE5B" w:rsidR="001E2D01" w:rsidRPr="005C0A95" w:rsidRDefault="004E0E28" w:rsidP="00F922FD">
      <w:pPr>
        <w:tabs>
          <w:tab w:val="left" w:pos="9270"/>
        </w:tabs>
        <w:rPr>
          <w:rFonts w:ascii="Georgia Pro" w:hAnsi="Georgia Pro"/>
        </w:rPr>
      </w:pPr>
      <w:r>
        <w:rPr>
          <w:rFonts w:ascii="Georgia Pro" w:hAnsi="Georgia Pro"/>
          <w:b/>
          <w:bCs/>
        </w:rPr>
        <w:lastRenderedPageBreak/>
        <w:t>Sunshine Leagu</w:t>
      </w:r>
      <w:r w:rsidR="001E2D01">
        <w:rPr>
          <w:rFonts w:ascii="Georgia Pro" w:hAnsi="Georgia Pro"/>
          <w:b/>
          <w:bCs/>
        </w:rPr>
        <w:t>e</w:t>
      </w:r>
      <w:r w:rsidR="00BE39D5" w:rsidRPr="00686395">
        <w:rPr>
          <w:rFonts w:ascii="Georgia Pro" w:hAnsi="Georgia Pro"/>
          <w:noProof/>
        </w:rPr>
        <w:drawing>
          <wp:inline distT="0" distB="0" distL="0" distR="0" wp14:anchorId="6BF260BE" wp14:editId="56FEE26B">
            <wp:extent cx="5943600" cy="1527254"/>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rotWithShape="1">
                    <a:blip r:embed="rId59" cstate="print">
                      <a:extLst>
                        <a:ext uri="{28A0092B-C50C-407E-A947-70E740481C1C}">
                          <a14:useLocalDpi xmlns:a14="http://schemas.microsoft.com/office/drawing/2010/main" val="0"/>
                        </a:ext>
                      </a:extLst>
                    </a:blip>
                    <a:srcRect l="16055" t="8681" r="16788" b="11793"/>
                    <a:stretch/>
                  </pic:blipFill>
                  <pic:spPr bwMode="auto">
                    <a:xfrm>
                      <a:off x="0" y="0"/>
                      <a:ext cx="5943600" cy="1527254"/>
                    </a:xfrm>
                    <a:prstGeom prst="rect">
                      <a:avLst/>
                    </a:prstGeom>
                    <a:ln>
                      <a:noFill/>
                    </a:ln>
                    <a:extLst>
                      <a:ext uri="{53640926-AAD7-44D8-BBD7-CCE9431645EC}">
                        <a14:shadowObscured xmlns:a14="http://schemas.microsoft.com/office/drawing/2010/main"/>
                      </a:ext>
                    </a:extLst>
                  </pic:spPr>
                </pic:pic>
              </a:graphicData>
            </a:graphic>
          </wp:inline>
        </w:drawing>
      </w:r>
      <w:r w:rsidR="00BE39D5" w:rsidRPr="00686395">
        <w:rPr>
          <w:rFonts w:ascii="Georgia Pro" w:hAnsi="Georgia Pro"/>
          <w:noProof/>
        </w:rPr>
        <w:drawing>
          <wp:inline distT="0" distB="0" distL="0" distR="0" wp14:anchorId="791A6DE6" wp14:editId="385D8B4E">
            <wp:extent cx="5943600" cy="1249065"/>
            <wp:effectExtent l="0" t="0" r="0" b="825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rotWithShape="1">
                    <a:blip r:embed="rId60" cstate="print">
                      <a:extLst>
                        <a:ext uri="{28A0092B-C50C-407E-A947-70E740481C1C}">
                          <a14:useLocalDpi xmlns:a14="http://schemas.microsoft.com/office/drawing/2010/main" val="0"/>
                        </a:ext>
                      </a:extLst>
                    </a:blip>
                    <a:srcRect l="4148" r="5417" b="21254"/>
                    <a:stretch/>
                  </pic:blipFill>
                  <pic:spPr bwMode="auto">
                    <a:xfrm>
                      <a:off x="0" y="0"/>
                      <a:ext cx="5943600" cy="1249065"/>
                    </a:xfrm>
                    <a:prstGeom prst="rect">
                      <a:avLst/>
                    </a:prstGeom>
                    <a:ln>
                      <a:noFill/>
                    </a:ln>
                    <a:extLst>
                      <a:ext uri="{53640926-AAD7-44D8-BBD7-CCE9431645EC}">
                        <a14:shadowObscured xmlns:a14="http://schemas.microsoft.com/office/drawing/2010/main"/>
                      </a:ext>
                    </a:extLst>
                  </pic:spPr>
                </pic:pic>
              </a:graphicData>
            </a:graphic>
          </wp:inline>
        </w:drawing>
      </w:r>
    </w:p>
    <w:p w14:paraId="65784AED" w14:textId="45A956DA" w:rsidR="001E2D01" w:rsidRDefault="001E2D01" w:rsidP="00F922FD">
      <w:pPr>
        <w:tabs>
          <w:tab w:val="left" w:pos="9270"/>
        </w:tabs>
        <w:rPr>
          <w:rFonts w:ascii="Georgia Pro" w:hAnsi="Georgia Pro"/>
        </w:rPr>
      </w:pPr>
      <w:r>
        <w:rPr>
          <w:rFonts w:ascii="Georgia Pro" w:hAnsi="Georgia Pro"/>
        </w:rPr>
        <w:t>Leftover schools in the southeast, including a few making a drop from FBS to FCS.</w:t>
      </w:r>
    </w:p>
    <w:p w14:paraId="5D8FDEB9" w14:textId="07E9EEFF" w:rsidR="001E2D01" w:rsidRPr="001E2D01" w:rsidRDefault="001E2D01" w:rsidP="00F922FD">
      <w:pPr>
        <w:tabs>
          <w:tab w:val="left" w:pos="9270"/>
        </w:tabs>
        <w:rPr>
          <w:rFonts w:ascii="Georgia Pro" w:hAnsi="Georgia Pro"/>
          <w:b/>
          <w:bCs/>
        </w:rPr>
      </w:pPr>
      <w:r>
        <w:rPr>
          <w:rFonts w:ascii="Georgia Pro" w:hAnsi="Georgia Pro"/>
          <w:b/>
          <w:bCs/>
        </w:rPr>
        <w:t>VAC</w:t>
      </w:r>
    </w:p>
    <w:p w14:paraId="72D89E97" w14:textId="15FEF9B9" w:rsidR="00F076F9" w:rsidRDefault="00BE39D5" w:rsidP="00F922FD">
      <w:pPr>
        <w:tabs>
          <w:tab w:val="left" w:pos="9270"/>
        </w:tabs>
        <w:rPr>
          <w:rFonts w:ascii="Georgia Pro" w:hAnsi="Georgia Pro"/>
          <w:b/>
          <w:bCs/>
        </w:rPr>
      </w:pPr>
      <w:r w:rsidRPr="00686395">
        <w:rPr>
          <w:rFonts w:ascii="Georgia Pro" w:hAnsi="Georgia Pro"/>
          <w:noProof/>
        </w:rPr>
        <w:drawing>
          <wp:inline distT="0" distB="0" distL="0" distR="0" wp14:anchorId="5657F8F1" wp14:editId="0637E8E3">
            <wp:extent cx="5943600" cy="1332477"/>
            <wp:effectExtent l="0" t="0" r="0" b="127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1" cstate="print">
                      <a:extLst>
                        <a:ext uri="{28A0092B-C50C-407E-A947-70E740481C1C}">
                          <a14:useLocalDpi xmlns:a14="http://schemas.microsoft.com/office/drawing/2010/main" val="0"/>
                        </a:ext>
                      </a:extLst>
                    </a:blip>
                    <a:srcRect l="10168" r="9833" b="21921"/>
                    <a:stretch/>
                  </pic:blipFill>
                  <pic:spPr bwMode="auto">
                    <a:xfrm>
                      <a:off x="0" y="0"/>
                      <a:ext cx="5943600" cy="1332477"/>
                    </a:xfrm>
                    <a:prstGeom prst="rect">
                      <a:avLst/>
                    </a:prstGeom>
                    <a:ln>
                      <a:noFill/>
                    </a:ln>
                    <a:extLst>
                      <a:ext uri="{53640926-AAD7-44D8-BBD7-CCE9431645EC}">
                        <a14:shadowObscured xmlns:a14="http://schemas.microsoft.com/office/drawing/2010/main"/>
                      </a:ext>
                    </a:extLst>
                  </pic:spPr>
                </pic:pic>
              </a:graphicData>
            </a:graphic>
          </wp:inline>
        </w:drawing>
      </w:r>
    </w:p>
    <w:p w14:paraId="13017811" w14:textId="5EC3BB8D" w:rsidR="00F076F9" w:rsidRDefault="001E2D01" w:rsidP="00F922FD">
      <w:pPr>
        <w:tabs>
          <w:tab w:val="left" w:pos="9270"/>
        </w:tabs>
        <w:rPr>
          <w:rFonts w:ascii="Georgia Pro" w:hAnsi="Georgia Pro"/>
        </w:rPr>
      </w:pPr>
      <w:r>
        <w:rPr>
          <w:rFonts w:ascii="Georgia Pro" w:hAnsi="Georgia Pro"/>
        </w:rPr>
        <w:t xml:space="preserve">The VAC </w:t>
      </w:r>
      <w:r w:rsidR="00F076F9">
        <w:rPr>
          <w:rFonts w:ascii="Georgia Pro" w:hAnsi="Georgia Pro"/>
        </w:rPr>
        <w:t>mostly consists of</w:t>
      </w:r>
      <w:r>
        <w:rPr>
          <w:rFonts w:ascii="Georgia Pro" w:hAnsi="Georgia Pro"/>
        </w:rPr>
        <w:t xml:space="preserve"> </w:t>
      </w:r>
      <w:r w:rsidR="005C0A95">
        <w:rPr>
          <w:rFonts w:ascii="Georgia Pro" w:hAnsi="Georgia Pro"/>
        </w:rPr>
        <w:t xml:space="preserve">football </w:t>
      </w:r>
      <w:r>
        <w:rPr>
          <w:rFonts w:ascii="Georgia Pro" w:hAnsi="Georgia Pro"/>
        </w:rPr>
        <w:t>schools from the old Missouri Valley</w:t>
      </w:r>
      <w:r w:rsidR="00F076F9">
        <w:rPr>
          <w:rFonts w:ascii="Georgia Pro" w:hAnsi="Georgia Pro"/>
        </w:rPr>
        <w:t xml:space="preserve"> and Ohio Valley</w:t>
      </w:r>
      <w:r w:rsidR="005C0A95">
        <w:rPr>
          <w:rFonts w:ascii="Georgia Pro" w:hAnsi="Georgia Pro"/>
        </w:rPr>
        <w:t>.</w:t>
      </w:r>
    </w:p>
    <w:p w14:paraId="3C251AB6" w14:textId="639C4882" w:rsidR="00F076F9" w:rsidRPr="00F076F9" w:rsidRDefault="00F076F9" w:rsidP="00F922FD">
      <w:pPr>
        <w:tabs>
          <w:tab w:val="left" w:pos="9270"/>
        </w:tabs>
        <w:rPr>
          <w:rFonts w:ascii="Georgia Pro" w:hAnsi="Georgia Pro"/>
          <w:b/>
          <w:bCs/>
        </w:rPr>
      </w:pPr>
      <w:r>
        <w:rPr>
          <w:rFonts w:ascii="Georgia Pro" w:hAnsi="Georgia Pro"/>
          <w:b/>
          <w:bCs/>
        </w:rPr>
        <w:t>MAC</w:t>
      </w:r>
    </w:p>
    <w:p w14:paraId="125D11B8" w14:textId="71BEFE74" w:rsidR="00F076F9" w:rsidRPr="005C0A95" w:rsidRDefault="00ED568E" w:rsidP="00F922FD">
      <w:pPr>
        <w:tabs>
          <w:tab w:val="left" w:pos="9270"/>
        </w:tabs>
        <w:rPr>
          <w:rFonts w:ascii="Georgia Pro" w:hAnsi="Georgia Pro"/>
          <w:b/>
          <w:bCs/>
        </w:rPr>
      </w:pPr>
      <w:r w:rsidRPr="00686395">
        <w:rPr>
          <w:rFonts w:ascii="Georgia Pro" w:hAnsi="Georgia Pro"/>
          <w:noProof/>
        </w:rPr>
        <w:drawing>
          <wp:inline distT="0" distB="0" distL="0" distR="0" wp14:anchorId="6162157B" wp14:editId="1F417F85">
            <wp:extent cx="5941015" cy="1374243"/>
            <wp:effectExtent l="0" t="0" r="317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62" cstate="print">
                      <a:extLst>
                        <a:ext uri="{28A0092B-C50C-407E-A947-70E740481C1C}">
                          <a14:useLocalDpi xmlns:a14="http://schemas.microsoft.com/office/drawing/2010/main" val="0"/>
                        </a:ext>
                      </a:extLst>
                    </a:blip>
                    <a:srcRect l="14449" t="8289" r="15050" b="26201"/>
                    <a:stretch/>
                  </pic:blipFill>
                  <pic:spPr bwMode="auto">
                    <a:xfrm>
                      <a:off x="0" y="0"/>
                      <a:ext cx="5943600" cy="1374841"/>
                    </a:xfrm>
                    <a:prstGeom prst="rect">
                      <a:avLst/>
                    </a:prstGeom>
                    <a:ln>
                      <a:noFill/>
                    </a:ln>
                    <a:extLst>
                      <a:ext uri="{53640926-AAD7-44D8-BBD7-CCE9431645EC}">
                        <a14:shadowObscured xmlns:a14="http://schemas.microsoft.com/office/drawing/2010/main"/>
                      </a:ext>
                    </a:extLst>
                  </pic:spPr>
                </pic:pic>
              </a:graphicData>
            </a:graphic>
          </wp:inline>
        </w:drawing>
      </w:r>
      <w:r w:rsidRPr="00686395">
        <w:rPr>
          <w:rFonts w:ascii="Georgia Pro" w:hAnsi="Georgia Pro"/>
          <w:noProof/>
        </w:rPr>
        <w:drawing>
          <wp:inline distT="0" distB="0" distL="0" distR="0" wp14:anchorId="59A1DB45" wp14:editId="0458495F">
            <wp:extent cx="5943600" cy="1140657"/>
            <wp:effectExtent l="0" t="0" r="0" b="2540"/>
            <wp:docPr id="38" name="Picture 3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Word&#10;&#10;Description automatically generated"/>
                    <pic:cNvPicPr/>
                  </pic:nvPicPr>
                  <pic:blipFill rotWithShape="1">
                    <a:blip r:embed="rId63" cstate="print">
                      <a:extLst>
                        <a:ext uri="{28A0092B-C50C-407E-A947-70E740481C1C}">
                          <a14:useLocalDpi xmlns:a14="http://schemas.microsoft.com/office/drawing/2010/main" val="0"/>
                        </a:ext>
                      </a:extLst>
                    </a:blip>
                    <a:srcRect l="5619" t="9072" r="5819" b="16866"/>
                    <a:stretch/>
                  </pic:blipFill>
                  <pic:spPr bwMode="auto">
                    <a:xfrm>
                      <a:off x="0" y="0"/>
                      <a:ext cx="5943600" cy="1140657"/>
                    </a:xfrm>
                    <a:prstGeom prst="rect">
                      <a:avLst/>
                    </a:prstGeom>
                    <a:ln>
                      <a:noFill/>
                    </a:ln>
                    <a:extLst>
                      <a:ext uri="{53640926-AAD7-44D8-BBD7-CCE9431645EC}">
                        <a14:shadowObscured xmlns:a14="http://schemas.microsoft.com/office/drawing/2010/main"/>
                      </a:ext>
                    </a:extLst>
                  </pic:spPr>
                </pic:pic>
              </a:graphicData>
            </a:graphic>
          </wp:inline>
        </w:drawing>
      </w:r>
    </w:p>
    <w:p w14:paraId="1558B328" w14:textId="58155C61" w:rsidR="00B60AFC" w:rsidRDefault="00F076F9" w:rsidP="00F922FD">
      <w:pPr>
        <w:tabs>
          <w:tab w:val="left" w:pos="9270"/>
        </w:tabs>
        <w:rPr>
          <w:rFonts w:ascii="Georgia Pro" w:hAnsi="Georgia Pro"/>
        </w:rPr>
      </w:pPr>
      <w:r>
        <w:rPr>
          <w:rFonts w:ascii="Georgia Pro" w:hAnsi="Georgia Pro"/>
        </w:rPr>
        <w:lastRenderedPageBreak/>
        <w:t xml:space="preserve">The MAC </w:t>
      </w:r>
      <w:r w:rsidR="00D26F15">
        <w:rPr>
          <w:rFonts w:ascii="Georgia Pro" w:hAnsi="Georgia Pro"/>
        </w:rPr>
        <w:t>downgrades</w:t>
      </w:r>
      <w:r>
        <w:rPr>
          <w:rFonts w:ascii="Georgia Pro" w:hAnsi="Georgia Pro"/>
        </w:rPr>
        <w:t xml:space="preserve"> to FCS</w:t>
      </w:r>
      <w:r w:rsidR="00D26F15">
        <w:rPr>
          <w:rFonts w:ascii="Georgia Pro" w:hAnsi="Georgia Pro"/>
        </w:rPr>
        <w:t xml:space="preserve"> since they</w:t>
      </w:r>
      <w:r>
        <w:rPr>
          <w:rFonts w:ascii="Georgia Pro" w:hAnsi="Georgia Pro"/>
        </w:rPr>
        <w:t xml:space="preserve"> struggle financially at the FBS level, as demonstrated by their move to weekday conference games</w:t>
      </w:r>
      <w:r w:rsidR="00D26F15">
        <w:rPr>
          <w:rFonts w:ascii="Georgia Pro" w:hAnsi="Georgia Pro"/>
        </w:rPr>
        <w:t xml:space="preserve">. They </w:t>
      </w:r>
      <w:r>
        <w:rPr>
          <w:rFonts w:ascii="Georgia Pro" w:hAnsi="Georgia Pro"/>
        </w:rPr>
        <w:t>will continue to struggle to compete at this level due to decreasing population growth in the region which will lead to less revenue from tuition and less talent to recruit (especially after the Rust</w:t>
      </w:r>
      <w:r w:rsidR="00B60AFC">
        <w:rPr>
          <w:rFonts w:ascii="Georgia Pro" w:hAnsi="Georgia Pro"/>
        </w:rPr>
        <w:t xml:space="preserve"> Belt Conference gets their picks of the litter). </w:t>
      </w:r>
      <w:r w:rsidR="00D26F15">
        <w:rPr>
          <w:rFonts w:ascii="Georgia Pro" w:hAnsi="Georgia Pro"/>
        </w:rPr>
        <w:t xml:space="preserve">This move can also put an end to </w:t>
      </w:r>
      <w:hyperlink r:id="rId64" w:history="1">
        <w:proofErr w:type="spellStart"/>
        <w:r w:rsidR="00D26F15" w:rsidRPr="00D26F15">
          <w:rPr>
            <w:rStyle w:val="Hyperlink"/>
            <w:rFonts w:ascii="Georgia Pro" w:hAnsi="Georgia Pro"/>
          </w:rPr>
          <w:t>MACtion</w:t>
        </w:r>
        <w:proofErr w:type="spellEnd"/>
      </w:hyperlink>
      <w:r w:rsidR="00D26F15">
        <w:rPr>
          <w:rFonts w:ascii="Georgia Pro" w:hAnsi="Georgia Pro"/>
        </w:rPr>
        <w:t xml:space="preserve"> which has been very unpopular among coaches, players, and devout fans. </w:t>
      </w:r>
      <w:r w:rsidR="00B60AFC">
        <w:rPr>
          <w:rFonts w:ascii="Georgia Pro" w:hAnsi="Georgia Pro"/>
        </w:rPr>
        <w:t xml:space="preserve">The long </w:t>
      </w:r>
      <w:hyperlink r:id="rId65" w:history="1">
        <w:r w:rsidR="00B60AFC" w:rsidRPr="00B60AFC">
          <w:rPr>
            <w:rStyle w:val="Hyperlink"/>
            <w:rFonts w:ascii="Georgia Pro" w:hAnsi="Georgia Pro"/>
          </w:rPr>
          <w:t>overdue</w:t>
        </w:r>
      </w:hyperlink>
      <w:r w:rsidR="00B60AFC">
        <w:rPr>
          <w:rFonts w:ascii="Georgia Pro" w:hAnsi="Georgia Pro"/>
        </w:rPr>
        <w:t xml:space="preserve"> addition of Youngstown State is finalized, along with football only additions of Dayton, Butler, Robert Morris, and Duquesne. </w:t>
      </w:r>
    </w:p>
    <w:p w14:paraId="4205EABD" w14:textId="28724150" w:rsidR="00F076F9" w:rsidRPr="00B60AFC" w:rsidRDefault="00B60AFC" w:rsidP="00F922FD">
      <w:pPr>
        <w:tabs>
          <w:tab w:val="left" w:pos="9270"/>
        </w:tabs>
        <w:rPr>
          <w:rFonts w:ascii="Georgia Pro" w:hAnsi="Georgia Pro"/>
        </w:rPr>
      </w:pPr>
      <w:r>
        <w:rPr>
          <w:rFonts w:ascii="Georgia Pro" w:hAnsi="Georgia Pro"/>
          <w:b/>
          <w:bCs/>
        </w:rPr>
        <w:t>Lonestar</w:t>
      </w:r>
    </w:p>
    <w:p w14:paraId="17D09F6F" w14:textId="42405F42" w:rsidR="00ED568E" w:rsidRDefault="00ED568E" w:rsidP="00F922FD">
      <w:pPr>
        <w:tabs>
          <w:tab w:val="left" w:pos="9270"/>
        </w:tabs>
        <w:rPr>
          <w:rFonts w:ascii="Georgia Pro" w:hAnsi="Georgia Pro"/>
          <w:b/>
          <w:bCs/>
        </w:rPr>
      </w:pPr>
      <w:r w:rsidRPr="00686395">
        <w:rPr>
          <w:rFonts w:ascii="Georgia Pro" w:hAnsi="Georgia Pro"/>
          <w:noProof/>
        </w:rPr>
        <w:drawing>
          <wp:inline distT="0" distB="0" distL="0" distR="0" wp14:anchorId="769B373D" wp14:editId="3C7C5B35">
            <wp:extent cx="5938756" cy="1210390"/>
            <wp:effectExtent l="0" t="0" r="5080" b="8890"/>
            <wp:docPr id="37" name="Picture 3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Word&#10;&#10;Description automatically generated"/>
                    <pic:cNvPicPr/>
                  </pic:nvPicPr>
                  <pic:blipFill rotWithShape="1">
                    <a:blip r:embed="rId66" cstate="print">
                      <a:extLst>
                        <a:ext uri="{28A0092B-C50C-407E-A947-70E740481C1C}">
                          <a14:useLocalDpi xmlns:a14="http://schemas.microsoft.com/office/drawing/2010/main" val="0"/>
                        </a:ext>
                      </a:extLst>
                    </a:blip>
                    <a:srcRect l="9499" t="7134" r="10234" b="18570"/>
                    <a:stretch/>
                  </pic:blipFill>
                  <pic:spPr bwMode="auto">
                    <a:xfrm>
                      <a:off x="0" y="0"/>
                      <a:ext cx="5943600" cy="1211377"/>
                    </a:xfrm>
                    <a:prstGeom prst="rect">
                      <a:avLst/>
                    </a:prstGeom>
                    <a:ln>
                      <a:noFill/>
                    </a:ln>
                    <a:extLst>
                      <a:ext uri="{53640926-AAD7-44D8-BBD7-CCE9431645EC}">
                        <a14:shadowObscured xmlns:a14="http://schemas.microsoft.com/office/drawing/2010/main"/>
                      </a:ext>
                    </a:extLst>
                  </pic:spPr>
                </pic:pic>
              </a:graphicData>
            </a:graphic>
          </wp:inline>
        </w:drawing>
      </w:r>
    </w:p>
    <w:p w14:paraId="6426256E" w14:textId="192DB16D" w:rsidR="00ED568E" w:rsidRPr="00686395" w:rsidRDefault="00ED568E" w:rsidP="00955A1E">
      <w:pPr>
        <w:tabs>
          <w:tab w:val="left" w:pos="9270"/>
        </w:tabs>
        <w:rPr>
          <w:rFonts w:ascii="Georgia Pro" w:hAnsi="Georgia Pro"/>
        </w:rPr>
      </w:pPr>
      <w:r w:rsidRPr="00686395">
        <w:rPr>
          <w:rFonts w:ascii="Georgia Pro" w:hAnsi="Georgia Pro"/>
          <w:noProof/>
        </w:rPr>
        <w:drawing>
          <wp:inline distT="0" distB="0" distL="0" distR="0" wp14:anchorId="3C4E2A1D" wp14:editId="15904AC2">
            <wp:extent cx="5941978" cy="1638520"/>
            <wp:effectExtent l="0" t="0" r="1905"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rotWithShape="1">
                    <a:blip r:embed="rId67" cstate="print">
                      <a:extLst>
                        <a:ext uri="{28A0092B-C50C-407E-A947-70E740481C1C}">
                          <a14:useLocalDpi xmlns:a14="http://schemas.microsoft.com/office/drawing/2010/main" val="0"/>
                        </a:ext>
                      </a:extLst>
                    </a:blip>
                    <a:srcRect l="20469" t="7419" r="20936" b="26855"/>
                    <a:stretch/>
                  </pic:blipFill>
                  <pic:spPr bwMode="auto">
                    <a:xfrm>
                      <a:off x="0" y="0"/>
                      <a:ext cx="5943600" cy="1638967"/>
                    </a:xfrm>
                    <a:prstGeom prst="rect">
                      <a:avLst/>
                    </a:prstGeom>
                    <a:ln>
                      <a:noFill/>
                    </a:ln>
                    <a:extLst>
                      <a:ext uri="{53640926-AAD7-44D8-BBD7-CCE9431645EC}">
                        <a14:shadowObscured xmlns:a14="http://schemas.microsoft.com/office/drawing/2010/main"/>
                      </a:ext>
                    </a:extLst>
                  </pic:spPr>
                </pic:pic>
              </a:graphicData>
            </a:graphic>
          </wp:inline>
        </w:drawing>
      </w:r>
    </w:p>
    <w:p w14:paraId="0D27D90C" w14:textId="4CBE647F" w:rsidR="005C0A95" w:rsidRDefault="00B60AFC" w:rsidP="00955A1E">
      <w:pPr>
        <w:tabs>
          <w:tab w:val="left" w:pos="9270"/>
        </w:tabs>
        <w:rPr>
          <w:rFonts w:ascii="Georgia Pro" w:hAnsi="Georgia Pro"/>
        </w:rPr>
      </w:pPr>
      <w:r>
        <w:rPr>
          <w:rFonts w:ascii="Georgia Pro" w:hAnsi="Georgia Pro"/>
        </w:rPr>
        <w:t xml:space="preserve">The LAC is a combination of underperforming FBS and solid FCS teams from the state of Texas. Additionally, three Texas schools (UTRGV, UTA, and TAMU-CC) are added as non-football members. The most notable member here is Rice which has suffered a major fall from grace since the glory days in the Southwest Conference. </w:t>
      </w:r>
    </w:p>
    <w:p w14:paraId="5A4C1818" w14:textId="34452EE8" w:rsidR="006A1DBD" w:rsidRPr="006A1DBD" w:rsidRDefault="006A1DBD" w:rsidP="00955A1E">
      <w:pPr>
        <w:tabs>
          <w:tab w:val="left" w:pos="9270"/>
        </w:tabs>
        <w:rPr>
          <w:rFonts w:ascii="Georgia Pro" w:hAnsi="Georgia Pro"/>
          <w:b/>
          <w:bCs/>
        </w:rPr>
      </w:pPr>
      <w:r>
        <w:rPr>
          <w:rFonts w:ascii="Georgia Pro" w:hAnsi="Georgia Pro"/>
          <w:b/>
          <w:bCs/>
        </w:rPr>
        <w:t>Horizon League</w:t>
      </w:r>
    </w:p>
    <w:p w14:paraId="1D0D9A0C" w14:textId="09C3E1E4" w:rsidR="005C0A95" w:rsidRDefault="00ED568E" w:rsidP="00955A1E">
      <w:pPr>
        <w:tabs>
          <w:tab w:val="left" w:pos="9270"/>
        </w:tabs>
        <w:rPr>
          <w:rFonts w:ascii="Georgia Pro" w:hAnsi="Georgia Pro"/>
        </w:rPr>
      </w:pPr>
      <w:r w:rsidRPr="00686395">
        <w:rPr>
          <w:rFonts w:ascii="Georgia Pro" w:hAnsi="Georgia Pro"/>
          <w:noProof/>
        </w:rPr>
        <w:drawing>
          <wp:inline distT="0" distB="0" distL="0" distR="0" wp14:anchorId="551DAC68" wp14:editId="30DC365E">
            <wp:extent cx="5943600" cy="1455316"/>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68" cstate="print">
                      <a:extLst>
                        <a:ext uri="{28A0092B-C50C-407E-A947-70E740481C1C}">
                          <a14:useLocalDpi xmlns:a14="http://schemas.microsoft.com/office/drawing/2010/main" val="0"/>
                        </a:ext>
                      </a:extLst>
                    </a:blip>
                    <a:srcRect l="14851" r="14649" b="15362"/>
                    <a:stretch/>
                  </pic:blipFill>
                  <pic:spPr bwMode="auto">
                    <a:xfrm>
                      <a:off x="0" y="0"/>
                      <a:ext cx="5943600" cy="1455316"/>
                    </a:xfrm>
                    <a:prstGeom prst="rect">
                      <a:avLst/>
                    </a:prstGeom>
                    <a:ln>
                      <a:noFill/>
                    </a:ln>
                    <a:extLst>
                      <a:ext uri="{53640926-AAD7-44D8-BBD7-CCE9431645EC}">
                        <a14:shadowObscured xmlns:a14="http://schemas.microsoft.com/office/drawing/2010/main"/>
                      </a:ext>
                    </a:extLst>
                  </pic:spPr>
                </pic:pic>
              </a:graphicData>
            </a:graphic>
          </wp:inline>
        </w:drawing>
      </w:r>
    </w:p>
    <w:p w14:paraId="418D5302" w14:textId="3ABD8EF1" w:rsidR="001E13E2" w:rsidRDefault="006A1DBD" w:rsidP="00955A1E">
      <w:pPr>
        <w:tabs>
          <w:tab w:val="left" w:pos="9270"/>
        </w:tabs>
        <w:rPr>
          <w:rFonts w:ascii="Georgia Pro" w:hAnsi="Georgia Pro"/>
        </w:rPr>
      </w:pPr>
      <w:r>
        <w:rPr>
          <w:rFonts w:ascii="Georgia Pro" w:hAnsi="Georgia Pro"/>
        </w:rPr>
        <w:t xml:space="preserve">The Horizon League stays mostly the same with a few teams leaving for other conferences, a couple joining from the Ohio Valley, and Chicago State leaving the *checks notes* Western Athletic Conference?!?! Yes, you heard that right. A team from Chicago struggling with budget </w:t>
      </w:r>
      <w:hyperlink r:id="rId69" w:history="1">
        <w:r w:rsidRPr="001E13E2">
          <w:rPr>
            <w:rStyle w:val="Hyperlink"/>
            <w:rFonts w:ascii="Georgia Pro" w:hAnsi="Georgia Pro"/>
          </w:rPr>
          <w:t>problems</w:t>
        </w:r>
      </w:hyperlink>
      <w:r>
        <w:rPr>
          <w:rFonts w:ascii="Georgia Pro" w:hAnsi="Georgia Pro"/>
        </w:rPr>
        <w:t xml:space="preserve"> was in the same conference as a school from Seattle, but not in the same conference as a school</w:t>
      </w:r>
      <w:r w:rsidR="001E13E2">
        <w:rPr>
          <w:rFonts w:ascii="Georgia Pro" w:hAnsi="Georgia Pro"/>
        </w:rPr>
        <w:t xml:space="preserve"> (UIC)</w:t>
      </w:r>
      <w:r>
        <w:rPr>
          <w:rFonts w:ascii="Georgia Pro" w:hAnsi="Georgia Pro"/>
        </w:rPr>
        <w:t xml:space="preserve"> a subway ride away. Insanity or stupidity? Pick one. </w:t>
      </w:r>
    </w:p>
    <w:p w14:paraId="61A14531" w14:textId="0390DFAF" w:rsidR="001E13E2" w:rsidRPr="001E13E2" w:rsidRDefault="001E13E2" w:rsidP="00955A1E">
      <w:pPr>
        <w:tabs>
          <w:tab w:val="left" w:pos="9270"/>
        </w:tabs>
        <w:rPr>
          <w:rFonts w:ascii="Georgia Pro" w:hAnsi="Georgia Pro"/>
          <w:b/>
          <w:bCs/>
        </w:rPr>
      </w:pPr>
      <w:r>
        <w:rPr>
          <w:rFonts w:ascii="Georgia Pro" w:hAnsi="Georgia Pro"/>
          <w:b/>
          <w:bCs/>
        </w:rPr>
        <w:lastRenderedPageBreak/>
        <w:t>Erie</w:t>
      </w:r>
    </w:p>
    <w:p w14:paraId="00BBE815" w14:textId="7364C42C" w:rsidR="00ED568E" w:rsidRDefault="00ED568E" w:rsidP="00955A1E">
      <w:pPr>
        <w:tabs>
          <w:tab w:val="left" w:pos="9270"/>
        </w:tabs>
        <w:rPr>
          <w:rFonts w:ascii="Georgia Pro" w:hAnsi="Georgia Pro"/>
        </w:rPr>
      </w:pPr>
      <w:r w:rsidRPr="00686395">
        <w:rPr>
          <w:rFonts w:ascii="Georgia Pro" w:hAnsi="Georgia Pro"/>
          <w:noProof/>
        </w:rPr>
        <w:drawing>
          <wp:inline distT="0" distB="0" distL="0" distR="0" wp14:anchorId="20F538CF" wp14:editId="5702BEE5">
            <wp:extent cx="5943600" cy="1768652"/>
            <wp:effectExtent l="0" t="0" r="0" b="317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70" cstate="print">
                      <a:extLst>
                        <a:ext uri="{28A0092B-C50C-407E-A947-70E740481C1C}">
                          <a14:useLocalDpi xmlns:a14="http://schemas.microsoft.com/office/drawing/2010/main" val="0"/>
                        </a:ext>
                      </a:extLst>
                    </a:blip>
                    <a:srcRect l="21541" t="5980" r="21070" b="13004"/>
                    <a:stretch/>
                  </pic:blipFill>
                  <pic:spPr bwMode="auto">
                    <a:xfrm>
                      <a:off x="0" y="0"/>
                      <a:ext cx="5943600" cy="1768652"/>
                    </a:xfrm>
                    <a:prstGeom prst="rect">
                      <a:avLst/>
                    </a:prstGeom>
                    <a:ln>
                      <a:noFill/>
                    </a:ln>
                    <a:extLst>
                      <a:ext uri="{53640926-AAD7-44D8-BBD7-CCE9431645EC}">
                        <a14:shadowObscured xmlns:a14="http://schemas.microsoft.com/office/drawing/2010/main"/>
                      </a:ext>
                    </a:extLst>
                  </pic:spPr>
                </pic:pic>
              </a:graphicData>
            </a:graphic>
          </wp:inline>
        </w:drawing>
      </w:r>
    </w:p>
    <w:p w14:paraId="7BC6CDD5" w14:textId="37C1EDE6" w:rsidR="001E13E2" w:rsidRDefault="001E13E2" w:rsidP="00955A1E">
      <w:pPr>
        <w:tabs>
          <w:tab w:val="left" w:pos="9270"/>
        </w:tabs>
        <w:rPr>
          <w:rFonts w:ascii="Georgia Pro" w:hAnsi="Georgia Pro"/>
        </w:rPr>
      </w:pPr>
      <w:r>
        <w:rPr>
          <w:rFonts w:ascii="Georgia Pro" w:hAnsi="Georgia Pro"/>
        </w:rPr>
        <w:t>These schools have been quite unimpressive athletically and were somewhat geographically isolated from competitors in their previous conferences. For the sake of everyone, let’s keep them locked up together around Lake Erie.</w:t>
      </w:r>
    </w:p>
    <w:p w14:paraId="25D067D9" w14:textId="4581BDB1" w:rsidR="00BF73EA" w:rsidRPr="00BF73EA" w:rsidRDefault="00BF73EA" w:rsidP="00955A1E">
      <w:pPr>
        <w:tabs>
          <w:tab w:val="left" w:pos="9270"/>
        </w:tabs>
        <w:rPr>
          <w:rFonts w:ascii="Georgia Pro" w:hAnsi="Georgia Pro"/>
          <w:b/>
          <w:bCs/>
        </w:rPr>
      </w:pPr>
      <w:r>
        <w:rPr>
          <w:rFonts w:ascii="Georgia Pro" w:hAnsi="Georgia Pro"/>
          <w:b/>
          <w:bCs/>
        </w:rPr>
        <w:t>Delta</w:t>
      </w:r>
    </w:p>
    <w:p w14:paraId="2C1028B4" w14:textId="6A70B425" w:rsidR="00ED568E" w:rsidRPr="00686395" w:rsidRDefault="00ED568E" w:rsidP="00955A1E">
      <w:pPr>
        <w:tabs>
          <w:tab w:val="left" w:pos="9270"/>
        </w:tabs>
        <w:rPr>
          <w:rFonts w:ascii="Georgia Pro" w:hAnsi="Georgia Pro"/>
        </w:rPr>
      </w:pPr>
      <w:r w:rsidRPr="00686395">
        <w:rPr>
          <w:rFonts w:ascii="Georgia Pro" w:hAnsi="Georgia Pro"/>
          <w:noProof/>
        </w:rPr>
        <w:drawing>
          <wp:inline distT="0" distB="0" distL="0" distR="0" wp14:anchorId="62FFB24C" wp14:editId="217779FC">
            <wp:extent cx="5943600" cy="156854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71" cstate="print">
                      <a:extLst>
                        <a:ext uri="{28A0092B-C50C-407E-A947-70E740481C1C}">
                          <a14:useLocalDpi xmlns:a14="http://schemas.microsoft.com/office/drawing/2010/main" val="0"/>
                        </a:ext>
                      </a:extLst>
                    </a:blip>
                    <a:srcRect l="14583" r="14247"/>
                    <a:stretch/>
                  </pic:blipFill>
                  <pic:spPr bwMode="auto">
                    <a:xfrm>
                      <a:off x="0" y="0"/>
                      <a:ext cx="5943600" cy="1568545"/>
                    </a:xfrm>
                    <a:prstGeom prst="rect">
                      <a:avLst/>
                    </a:prstGeom>
                    <a:ln>
                      <a:noFill/>
                    </a:ln>
                    <a:extLst>
                      <a:ext uri="{53640926-AAD7-44D8-BBD7-CCE9431645EC}">
                        <a14:shadowObscured xmlns:a14="http://schemas.microsoft.com/office/drawing/2010/main"/>
                      </a:ext>
                    </a:extLst>
                  </pic:spPr>
                </pic:pic>
              </a:graphicData>
            </a:graphic>
          </wp:inline>
        </w:drawing>
      </w:r>
    </w:p>
    <w:p w14:paraId="3EC3875E" w14:textId="55A6122E" w:rsidR="00ED568E" w:rsidRDefault="00ED568E" w:rsidP="00955A1E">
      <w:pPr>
        <w:tabs>
          <w:tab w:val="left" w:pos="9270"/>
        </w:tabs>
        <w:rPr>
          <w:rFonts w:ascii="Georgia Pro" w:hAnsi="Georgia Pro"/>
        </w:rPr>
      </w:pPr>
      <w:r w:rsidRPr="00686395">
        <w:rPr>
          <w:rFonts w:ascii="Georgia Pro" w:hAnsi="Georgia Pro"/>
          <w:noProof/>
        </w:rPr>
        <w:drawing>
          <wp:inline distT="0" distB="0" distL="0" distR="0" wp14:anchorId="2C58B9B3" wp14:editId="7CBA13AF">
            <wp:extent cx="5943600" cy="1949211"/>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rotWithShape="1">
                    <a:blip r:embed="rId72" cstate="print">
                      <a:extLst>
                        <a:ext uri="{28A0092B-C50C-407E-A947-70E740481C1C}">
                          <a14:useLocalDpi xmlns:a14="http://schemas.microsoft.com/office/drawing/2010/main" val="0"/>
                        </a:ext>
                      </a:extLst>
                    </a:blip>
                    <a:srcRect l="20342" r="20507" b="14878"/>
                    <a:stretch/>
                  </pic:blipFill>
                  <pic:spPr bwMode="auto">
                    <a:xfrm>
                      <a:off x="0" y="0"/>
                      <a:ext cx="5943600" cy="1949211"/>
                    </a:xfrm>
                    <a:prstGeom prst="rect">
                      <a:avLst/>
                    </a:prstGeom>
                    <a:ln>
                      <a:noFill/>
                    </a:ln>
                    <a:extLst>
                      <a:ext uri="{53640926-AAD7-44D8-BBD7-CCE9431645EC}">
                        <a14:shadowObscured xmlns:a14="http://schemas.microsoft.com/office/drawing/2010/main"/>
                      </a:ext>
                    </a:extLst>
                  </pic:spPr>
                </pic:pic>
              </a:graphicData>
            </a:graphic>
          </wp:inline>
        </w:drawing>
      </w:r>
    </w:p>
    <w:p w14:paraId="5F145656" w14:textId="2E133EA7" w:rsidR="001E13E2" w:rsidRDefault="00BF73EA" w:rsidP="00955A1E">
      <w:pPr>
        <w:tabs>
          <w:tab w:val="left" w:pos="9270"/>
        </w:tabs>
        <w:rPr>
          <w:rFonts w:ascii="Georgia Pro" w:hAnsi="Georgia Pro"/>
        </w:rPr>
      </w:pPr>
      <w:r>
        <w:rPr>
          <w:rFonts w:ascii="Georgia Pro" w:hAnsi="Georgia Pro"/>
        </w:rPr>
        <w:t xml:space="preserve">The DAC consists of </w:t>
      </w:r>
      <w:r w:rsidR="001F66D4">
        <w:rPr>
          <w:rFonts w:ascii="Georgia Pro" w:hAnsi="Georgia Pro"/>
        </w:rPr>
        <w:t>schools from Louisiana, Arkansas, and Alabama. Some were underperformers in the Sun Belt and the rest were in the FCS level Southland Conference.</w:t>
      </w:r>
    </w:p>
    <w:p w14:paraId="335766F5" w14:textId="3B159A20" w:rsidR="001F66D4" w:rsidRDefault="001F66D4" w:rsidP="00955A1E">
      <w:pPr>
        <w:tabs>
          <w:tab w:val="left" w:pos="9270"/>
        </w:tabs>
        <w:rPr>
          <w:rFonts w:ascii="Georgia Pro" w:hAnsi="Georgia Pro"/>
        </w:rPr>
      </w:pPr>
    </w:p>
    <w:p w14:paraId="46C67E4A" w14:textId="47E7AD5B" w:rsidR="001F66D4" w:rsidRDefault="001F66D4" w:rsidP="00955A1E">
      <w:pPr>
        <w:tabs>
          <w:tab w:val="left" w:pos="9270"/>
        </w:tabs>
        <w:rPr>
          <w:rFonts w:ascii="Georgia Pro" w:hAnsi="Georgia Pro"/>
        </w:rPr>
      </w:pPr>
    </w:p>
    <w:p w14:paraId="1DF2590C" w14:textId="754EE4CB" w:rsidR="001F66D4" w:rsidRDefault="001F66D4" w:rsidP="00955A1E">
      <w:pPr>
        <w:tabs>
          <w:tab w:val="left" w:pos="9270"/>
        </w:tabs>
        <w:rPr>
          <w:rFonts w:ascii="Georgia Pro" w:hAnsi="Georgia Pro"/>
        </w:rPr>
      </w:pPr>
    </w:p>
    <w:p w14:paraId="6EAC2BDD" w14:textId="5E1BC1AF" w:rsidR="001F66D4" w:rsidRDefault="001F66D4" w:rsidP="00955A1E">
      <w:pPr>
        <w:tabs>
          <w:tab w:val="left" w:pos="9270"/>
        </w:tabs>
        <w:rPr>
          <w:rFonts w:ascii="Georgia Pro" w:hAnsi="Georgia Pro"/>
        </w:rPr>
      </w:pPr>
    </w:p>
    <w:p w14:paraId="69E22EEA" w14:textId="328DCAF6" w:rsidR="001F66D4" w:rsidRPr="001F66D4" w:rsidRDefault="001F66D4" w:rsidP="00955A1E">
      <w:pPr>
        <w:tabs>
          <w:tab w:val="left" w:pos="9270"/>
        </w:tabs>
        <w:rPr>
          <w:rFonts w:ascii="Georgia Pro" w:hAnsi="Georgia Pro"/>
          <w:b/>
          <w:bCs/>
        </w:rPr>
      </w:pPr>
      <w:r>
        <w:rPr>
          <w:rFonts w:ascii="Georgia Pro" w:hAnsi="Georgia Pro"/>
          <w:b/>
          <w:bCs/>
        </w:rPr>
        <w:lastRenderedPageBreak/>
        <w:t>Colonial</w:t>
      </w:r>
    </w:p>
    <w:p w14:paraId="2F9A1687" w14:textId="6FD4DD94" w:rsidR="00ED568E" w:rsidRPr="00686395" w:rsidRDefault="001F66D4" w:rsidP="00955A1E">
      <w:pPr>
        <w:tabs>
          <w:tab w:val="left" w:pos="9270"/>
        </w:tabs>
        <w:rPr>
          <w:rFonts w:ascii="Georgia Pro" w:hAnsi="Georgia Pro"/>
        </w:rPr>
      </w:pPr>
      <w:r>
        <w:rPr>
          <w:rFonts w:ascii="Georgia Pro" w:hAnsi="Georgia Pro" w:cs="Calibri"/>
          <w:noProof/>
        </w:rPr>
        <w:drawing>
          <wp:inline distT="0" distB="0" distL="0" distR="0" wp14:anchorId="544569DB" wp14:editId="3344AF46">
            <wp:extent cx="5943600" cy="150460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1551" r="11978"/>
                    <a:stretch/>
                  </pic:blipFill>
                  <pic:spPr bwMode="auto">
                    <a:xfrm>
                      <a:off x="0" y="0"/>
                      <a:ext cx="5943600" cy="1504603"/>
                    </a:xfrm>
                    <a:prstGeom prst="rect">
                      <a:avLst/>
                    </a:prstGeom>
                    <a:noFill/>
                    <a:ln>
                      <a:noFill/>
                    </a:ln>
                    <a:extLst>
                      <a:ext uri="{53640926-AAD7-44D8-BBD7-CCE9431645EC}">
                        <a14:shadowObscured xmlns:a14="http://schemas.microsoft.com/office/drawing/2010/main"/>
                      </a:ext>
                    </a:extLst>
                  </pic:spPr>
                </pic:pic>
              </a:graphicData>
            </a:graphic>
          </wp:inline>
        </w:drawing>
      </w:r>
      <w:r w:rsidR="00ED568E" w:rsidRPr="00686395">
        <w:rPr>
          <w:rFonts w:ascii="Georgia Pro" w:hAnsi="Georgia Pro"/>
          <w:noProof/>
        </w:rPr>
        <w:drawing>
          <wp:inline distT="0" distB="0" distL="0" distR="0" wp14:anchorId="29E665A0" wp14:editId="51C5D224">
            <wp:extent cx="5943600" cy="1936987"/>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74" cstate="print">
                      <a:extLst>
                        <a:ext uri="{28A0092B-C50C-407E-A947-70E740481C1C}">
                          <a14:useLocalDpi xmlns:a14="http://schemas.microsoft.com/office/drawing/2010/main" val="0"/>
                        </a:ext>
                      </a:extLst>
                    </a:blip>
                    <a:srcRect l="21138" t="6399" r="20134" b="10434"/>
                    <a:stretch/>
                  </pic:blipFill>
                  <pic:spPr bwMode="auto">
                    <a:xfrm>
                      <a:off x="0" y="0"/>
                      <a:ext cx="5943600" cy="1936987"/>
                    </a:xfrm>
                    <a:prstGeom prst="rect">
                      <a:avLst/>
                    </a:prstGeom>
                    <a:ln>
                      <a:noFill/>
                    </a:ln>
                    <a:extLst>
                      <a:ext uri="{53640926-AAD7-44D8-BBD7-CCE9431645EC}">
                        <a14:shadowObscured xmlns:a14="http://schemas.microsoft.com/office/drawing/2010/main"/>
                      </a:ext>
                    </a:extLst>
                  </pic:spPr>
                </pic:pic>
              </a:graphicData>
            </a:graphic>
          </wp:inline>
        </w:drawing>
      </w:r>
    </w:p>
    <w:p w14:paraId="366225A4" w14:textId="1F434E90" w:rsidR="00CB3EF9" w:rsidRDefault="001F66D4" w:rsidP="00955A1E">
      <w:pPr>
        <w:tabs>
          <w:tab w:val="left" w:pos="9270"/>
        </w:tabs>
        <w:rPr>
          <w:rFonts w:ascii="Georgia Pro" w:hAnsi="Georgia Pro" w:cs="Calibri"/>
        </w:rPr>
      </w:pPr>
      <w:r>
        <w:rPr>
          <w:rFonts w:ascii="Georgia Pro" w:hAnsi="Georgia Pro" w:cs="Calibri"/>
        </w:rPr>
        <w:t xml:space="preserve">The new CAC consists of underperforming </w:t>
      </w:r>
      <w:r w:rsidR="00CB3EF9">
        <w:rPr>
          <w:rFonts w:ascii="Georgia Pro" w:hAnsi="Georgia Pro" w:cs="Calibri"/>
        </w:rPr>
        <w:t xml:space="preserve">mid-majors from the mid-Atlantic states of Pennsylvania, New Jersey, Maryland, Delaware, and Virginia. For football, Georgetown and Villanova are added as well as four schools from the New York metro area </w:t>
      </w:r>
      <w:r w:rsidR="00D26F15">
        <w:rPr>
          <w:rFonts w:ascii="Georgia Pro" w:hAnsi="Georgia Pro" w:cs="Calibri"/>
        </w:rPr>
        <w:t>that will</w:t>
      </w:r>
      <w:r w:rsidR="00CB3EF9">
        <w:rPr>
          <w:rFonts w:ascii="Georgia Pro" w:hAnsi="Georgia Pro" w:cs="Calibri"/>
        </w:rPr>
        <w:t xml:space="preserve"> play other sports in the Big Apple Conference as will be discussed next.</w:t>
      </w:r>
    </w:p>
    <w:p w14:paraId="04FE5518" w14:textId="283595F1" w:rsidR="00CB3EF9" w:rsidRPr="00CB3EF9" w:rsidRDefault="00CB3EF9" w:rsidP="00955A1E">
      <w:pPr>
        <w:tabs>
          <w:tab w:val="left" w:pos="9270"/>
        </w:tabs>
        <w:rPr>
          <w:rFonts w:ascii="Georgia Pro" w:hAnsi="Georgia Pro" w:cs="Calibri"/>
          <w:b/>
          <w:bCs/>
        </w:rPr>
      </w:pPr>
      <w:r>
        <w:rPr>
          <w:rFonts w:ascii="Georgia Pro" w:hAnsi="Georgia Pro" w:cs="Calibri"/>
          <w:b/>
          <w:bCs/>
        </w:rPr>
        <w:t>Big Apple</w:t>
      </w:r>
    </w:p>
    <w:p w14:paraId="25E9CB93" w14:textId="6E4AD8CC" w:rsidR="00CB3EF9" w:rsidRDefault="00CB3EF9" w:rsidP="00955A1E">
      <w:pPr>
        <w:tabs>
          <w:tab w:val="left" w:pos="9270"/>
        </w:tabs>
        <w:rPr>
          <w:rFonts w:ascii="Georgia Pro" w:hAnsi="Georgia Pro" w:cs="Calibri"/>
        </w:rPr>
      </w:pPr>
      <w:r>
        <w:rPr>
          <w:noProof/>
        </w:rPr>
        <w:drawing>
          <wp:inline distT="0" distB="0" distL="0" distR="0" wp14:anchorId="46D7BD97" wp14:editId="279095B3">
            <wp:extent cx="5943600" cy="158435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75" cstate="print">
                      <a:extLst>
                        <a:ext uri="{28A0092B-C50C-407E-A947-70E740481C1C}">
                          <a14:useLocalDpi xmlns:a14="http://schemas.microsoft.com/office/drawing/2010/main" val="0"/>
                        </a:ext>
                      </a:extLst>
                    </a:blip>
                    <a:srcRect l="16322" t="4690" r="16789" b="13900"/>
                    <a:stretch/>
                  </pic:blipFill>
                  <pic:spPr bwMode="auto">
                    <a:xfrm>
                      <a:off x="0" y="0"/>
                      <a:ext cx="5943600" cy="1584351"/>
                    </a:xfrm>
                    <a:prstGeom prst="rect">
                      <a:avLst/>
                    </a:prstGeom>
                    <a:ln>
                      <a:noFill/>
                    </a:ln>
                    <a:extLst>
                      <a:ext uri="{53640926-AAD7-44D8-BBD7-CCE9431645EC}">
                        <a14:shadowObscured xmlns:a14="http://schemas.microsoft.com/office/drawing/2010/main"/>
                      </a:ext>
                    </a:extLst>
                  </pic:spPr>
                </pic:pic>
              </a:graphicData>
            </a:graphic>
          </wp:inline>
        </w:drawing>
      </w:r>
    </w:p>
    <w:p w14:paraId="486BEA3E" w14:textId="422BD328" w:rsidR="00CB3EF9" w:rsidRDefault="00CB3EF9" w:rsidP="00955A1E">
      <w:pPr>
        <w:tabs>
          <w:tab w:val="left" w:pos="9270"/>
        </w:tabs>
        <w:rPr>
          <w:rFonts w:ascii="Georgia Pro" w:hAnsi="Georgia Pro" w:cs="Calibri"/>
        </w:rPr>
      </w:pPr>
      <w:r>
        <w:rPr>
          <w:rFonts w:ascii="Georgia Pro" w:hAnsi="Georgia Pro" w:cs="Calibri"/>
        </w:rPr>
        <w:t>The Big Apple Conference consists only of schools in New York City</w:t>
      </w:r>
      <w:r w:rsidR="00B24725">
        <w:rPr>
          <w:rFonts w:ascii="Georgia Pro" w:hAnsi="Georgia Pro" w:cs="Calibri"/>
        </w:rPr>
        <w:t xml:space="preserve"> and the surrounding suburbs</w:t>
      </w:r>
      <w:r>
        <w:rPr>
          <w:rFonts w:ascii="Georgia Pro" w:hAnsi="Georgia Pro" w:cs="Calibri"/>
        </w:rPr>
        <w:t xml:space="preserve">. There are so many schools in the metro area, yet they belong to so many different conferences. Much like the Golden State Conference discussed earlier, how cool would it be to have these schools compete in a conference tournament for “King of New York” status and an automatic March Madness bid? Very cool, especially if you’re an AD managing the travel budgets at any of these schools. </w:t>
      </w:r>
      <w:r w:rsidR="00B24725">
        <w:rPr>
          <w:rFonts w:ascii="Georgia Pro" w:hAnsi="Georgia Pro" w:cs="Calibri"/>
        </w:rPr>
        <w:t>Say goodbye to mid-week road trips to Missouri or Maine and hello to subway rides across the city.</w:t>
      </w:r>
    </w:p>
    <w:p w14:paraId="265082AB" w14:textId="77777777" w:rsidR="005C0A95" w:rsidRDefault="005C0A95" w:rsidP="00955A1E">
      <w:pPr>
        <w:tabs>
          <w:tab w:val="left" w:pos="9270"/>
        </w:tabs>
        <w:rPr>
          <w:rFonts w:ascii="Georgia Pro" w:hAnsi="Georgia Pro" w:cs="Calibri"/>
        </w:rPr>
      </w:pPr>
    </w:p>
    <w:p w14:paraId="4B54FA69" w14:textId="0A112260" w:rsidR="00B24725" w:rsidRPr="00B24725" w:rsidRDefault="00B24725" w:rsidP="00955A1E">
      <w:pPr>
        <w:tabs>
          <w:tab w:val="left" w:pos="9270"/>
        </w:tabs>
        <w:rPr>
          <w:rFonts w:ascii="Georgia Pro" w:hAnsi="Georgia Pro" w:cs="Calibri"/>
          <w:b/>
          <w:bCs/>
        </w:rPr>
      </w:pPr>
      <w:r>
        <w:rPr>
          <w:rFonts w:ascii="Georgia Pro" w:hAnsi="Georgia Pro" w:cs="Calibri"/>
          <w:b/>
          <w:bCs/>
        </w:rPr>
        <w:lastRenderedPageBreak/>
        <w:t>Big South</w:t>
      </w:r>
    </w:p>
    <w:p w14:paraId="7393B425" w14:textId="7DA7B684" w:rsidR="007D1413" w:rsidRPr="00686395" w:rsidRDefault="00ED568E" w:rsidP="00955A1E">
      <w:pPr>
        <w:tabs>
          <w:tab w:val="left" w:pos="9270"/>
        </w:tabs>
        <w:rPr>
          <w:rFonts w:ascii="Georgia Pro" w:hAnsi="Georgia Pro" w:cs="Calibri"/>
        </w:rPr>
      </w:pPr>
      <w:r w:rsidRPr="00686395">
        <w:rPr>
          <w:rFonts w:ascii="Georgia Pro" w:hAnsi="Georgia Pro" w:cs="Calibri"/>
          <w:noProof/>
        </w:rPr>
        <w:drawing>
          <wp:inline distT="0" distB="0" distL="0" distR="0" wp14:anchorId="67796E75" wp14:editId="2E5527C3">
            <wp:extent cx="5943600" cy="1336967"/>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76" cstate="print">
                      <a:extLst>
                        <a:ext uri="{28A0092B-C50C-407E-A947-70E740481C1C}">
                          <a14:useLocalDpi xmlns:a14="http://schemas.microsoft.com/office/drawing/2010/main" val="0"/>
                        </a:ext>
                      </a:extLst>
                    </a:blip>
                    <a:srcRect l="9235" t="8171" r="10468" b="6957"/>
                    <a:stretch/>
                  </pic:blipFill>
                  <pic:spPr bwMode="auto">
                    <a:xfrm>
                      <a:off x="0" y="0"/>
                      <a:ext cx="5943600" cy="1336967"/>
                    </a:xfrm>
                    <a:prstGeom prst="rect">
                      <a:avLst/>
                    </a:prstGeom>
                    <a:ln>
                      <a:noFill/>
                    </a:ln>
                    <a:extLst>
                      <a:ext uri="{53640926-AAD7-44D8-BBD7-CCE9431645EC}">
                        <a14:shadowObscured xmlns:a14="http://schemas.microsoft.com/office/drawing/2010/main"/>
                      </a:ext>
                    </a:extLst>
                  </pic:spPr>
                </pic:pic>
              </a:graphicData>
            </a:graphic>
          </wp:inline>
        </w:drawing>
      </w:r>
    </w:p>
    <w:p w14:paraId="0C7E86B5" w14:textId="4E606D81" w:rsidR="007D1413" w:rsidRDefault="007D1413" w:rsidP="00955A1E">
      <w:pPr>
        <w:tabs>
          <w:tab w:val="left" w:pos="9270"/>
        </w:tabs>
        <w:rPr>
          <w:rFonts w:ascii="Georgia Pro" w:hAnsi="Georgia Pro" w:cs="Calibri"/>
        </w:rPr>
      </w:pPr>
      <w:r w:rsidRPr="00686395">
        <w:rPr>
          <w:rFonts w:ascii="Georgia Pro" w:hAnsi="Georgia Pro" w:cs="Calibri"/>
        </w:rPr>
        <w:t xml:space="preserve"> </w:t>
      </w:r>
      <w:r w:rsidR="00ED568E" w:rsidRPr="00686395">
        <w:rPr>
          <w:rFonts w:ascii="Georgia Pro" w:hAnsi="Georgia Pro" w:cs="Calibri"/>
          <w:noProof/>
        </w:rPr>
        <w:drawing>
          <wp:inline distT="0" distB="0" distL="0" distR="0" wp14:anchorId="453C73DF" wp14:editId="7586B2D8">
            <wp:extent cx="5943600" cy="2156215"/>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rotWithShape="1">
                    <a:blip r:embed="rId77" cstate="print">
                      <a:extLst>
                        <a:ext uri="{28A0092B-C50C-407E-A947-70E740481C1C}">
                          <a14:useLocalDpi xmlns:a14="http://schemas.microsoft.com/office/drawing/2010/main" val="0"/>
                        </a:ext>
                      </a:extLst>
                    </a:blip>
                    <a:srcRect l="21675" r="21606"/>
                    <a:stretch/>
                  </pic:blipFill>
                  <pic:spPr bwMode="auto">
                    <a:xfrm>
                      <a:off x="0" y="0"/>
                      <a:ext cx="5943600" cy="2156215"/>
                    </a:xfrm>
                    <a:prstGeom prst="rect">
                      <a:avLst/>
                    </a:prstGeom>
                    <a:ln>
                      <a:noFill/>
                    </a:ln>
                    <a:extLst>
                      <a:ext uri="{53640926-AAD7-44D8-BBD7-CCE9431645EC}">
                        <a14:shadowObscured xmlns:a14="http://schemas.microsoft.com/office/drawing/2010/main"/>
                      </a:ext>
                    </a:extLst>
                  </pic:spPr>
                </pic:pic>
              </a:graphicData>
            </a:graphic>
          </wp:inline>
        </w:drawing>
      </w:r>
    </w:p>
    <w:p w14:paraId="6455C348" w14:textId="4F3A1F4F" w:rsidR="00B24725" w:rsidRPr="00807B1F" w:rsidRDefault="00B24725" w:rsidP="00955A1E">
      <w:pPr>
        <w:tabs>
          <w:tab w:val="left" w:pos="9270"/>
        </w:tabs>
        <w:rPr>
          <w:rFonts w:ascii="Georgia Pro" w:hAnsi="Georgia Pro" w:cs="Calibri"/>
        </w:rPr>
      </w:pPr>
      <w:r>
        <w:rPr>
          <w:rFonts w:ascii="Georgia Pro" w:hAnsi="Georgia Pro" w:cs="Calibri"/>
        </w:rPr>
        <w:t>The final Division I conference is the Big South, consisting of schools in Virginia, Tennessee, and the Carolinas.</w:t>
      </w:r>
    </w:p>
    <w:sectPr w:rsidR="00B24725" w:rsidRPr="00807B1F" w:rsidSect="002D44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B7A92" w14:textId="77777777" w:rsidR="00B14A4C" w:rsidRDefault="00B14A4C" w:rsidP="00282C4A">
      <w:pPr>
        <w:spacing w:after="0" w:line="240" w:lineRule="auto"/>
      </w:pPr>
      <w:r>
        <w:separator/>
      </w:r>
    </w:p>
  </w:endnote>
  <w:endnote w:type="continuationSeparator" w:id="0">
    <w:p w14:paraId="59335331" w14:textId="77777777" w:rsidR="00B14A4C" w:rsidRDefault="00B14A4C" w:rsidP="00282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Pro">
    <w:charset w:val="00"/>
    <w:family w:val="roman"/>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85C63" w14:textId="77777777" w:rsidR="00B14A4C" w:rsidRDefault="00B14A4C" w:rsidP="00282C4A">
      <w:pPr>
        <w:spacing w:after="0" w:line="240" w:lineRule="auto"/>
      </w:pPr>
      <w:r>
        <w:separator/>
      </w:r>
    </w:p>
  </w:footnote>
  <w:footnote w:type="continuationSeparator" w:id="0">
    <w:p w14:paraId="4B777A39" w14:textId="77777777" w:rsidR="00B14A4C" w:rsidRDefault="00B14A4C" w:rsidP="00282C4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nor McGrath">
    <w15:presenceInfo w15:providerId="Windows Live" w15:userId="570bab247130d3fd"/>
  </w15:person>
  <w15:person w15:author="Nicholas Grossman">
    <w15:presenceInfo w15:providerId="Windows Live" w15:userId="b3053656a81d1a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466"/>
    <w:rsid w:val="000062F8"/>
    <w:rsid w:val="00092187"/>
    <w:rsid w:val="000D60A0"/>
    <w:rsid w:val="000D6D86"/>
    <w:rsid w:val="00163017"/>
    <w:rsid w:val="00191AFB"/>
    <w:rsid w:val="00194F5E"/>
    <w:rsid w:val="001E13E2"/>
    <w:rsid w:val="001E2D01"/>
    <w:rsid w:val="001F66D4"/>
    <w:rsid w:val="00213D6B"/>
    <w:rsid w:val="00231AC5"/>
    <w:rsid w:val="002442B5"/>
    <w:rsid w:val="002750B5"/>
    <w:rsid w:val="00282C4A"/>
    <w:rsid w:val="002D44E9"/>
    <w:rsid w:val="002F4F17"/>
    <w:rsid w:val="003113B4"/>
    <w:rsid w:val="003455EB"/>
    <w:rsid w:val="003F35B9"/>
    <w:rsid w:val="00460797"/>
    <w:rsid w:val="00465287"/>
    <w:rsid w:val="00481C23"/>
    <w:rsid w:val="00482874"/>
    <w:rsid w:val="004E0E28"/>
    <w:rsid w:val="004F536A"/>
    <w:rsid w:val="005153BD"/>
    <w:rsid w:val="00515CD1"/>
    <w:rsid w:val="005312DB"/>
    <w:rsid w:val="0055230E"/>
    <w:rsid w:val="0055259E"/>
    <w:rsid w:val="00557854"/>
    <w:rsid w:val="005745BA"/>
    <w:rsid w:val="0059061C"/>
    <w:rsid w:val="00593363"/>
    <w:rsid w:val="005C0A95"/>
    <w:rsid w:val="005D7FD4"/>
    <w:rsid w:val="005E5B1A"/>
    <w:rsid w:val="00641F9C"/>
    <w:rsid w:val="00651CE4"/>
    <w:rsid w:val="00654039"/>
    <w:rsid w:val="006555B4"/>
    <w:rsid w:val="00666466"/>
    <w:rsid w:val="0068227B"/>
    <w:rsid w:val="00686395"/>
    <w:rsid w:val="006863AF"/>
    <w:rsid w:val="00691113"/>
    <w:rsid w:val="006A1DBD"/>
    <w:rsid w:val="006B28EF"/>
    <w:rsid w:val="006F1AB0"/>
    <w:rsid w:val="006F5C78"/>
    <w:rsid w:val="0070072E"/>
    <w:rsid w:val="00747962"/>
    <w:rsid w:val="007D1413"/>
    <w:rsid w:val="007F7BC4"/>
    <w:rsid w:val="00807B1F"/>
    <w:rsid w:val="008134FD"/>
    <w:rsid w:val="00813CC2"/>
    <w:rsid w:val="00893E05"/>
    <w:rsid w:val="00896EC1"/>
    <w:rsid w:val="008E6A61"/>
    <w:rsid w:val="008F6B43"/>
    <w:rsid w:val="009127A8"/>
    <w:rsid w:val="00943C1B"/>
    <w:rsid w:val="00955A1E"/>
    <w:rsid w:val="00995194"/>
    <w:rsid w:val="00996C59"/>
    <w:rsid w:val="009B0F0C"/>
    <w:rsid w:val="009B5BA0"/>
    <w:rsid w:val="009B7204"/>
    <w:rsid w:val="009F7192"/>
    <w:rsid w:val="00A179B3"/>
    <w:rsid w:val="00A227DE"/>
    <w:rsid w:val="00A47BB7"/>
    <w:rsid w:val="00A65A22"/>
    <w:rsid w:val="00A660F8"/>
    <w:rsid w:val="00A7696A"/>
    <w:rsid w:val="00A95D4D"/>
    <w:rsid w:val="00AE5022"/>
    <w:rsid w:val="00B14A4C"/>
    <w:rsid w:val="00B24725"/>
    <w:rsid w:val="00B37146"/>
    <w:rsid w:val="00B44F00"/>
    <w:rsid w:val="00B60AFC"/>
    <w:rsid w:val="00B85F3B"/>
    <w:rsid w:val="00B92228"/>
    <w:rsid w:val="00B93BF8"/>
    <w:rsid w:val="00BE39D5"/>
    <w:rsid w:val="00BF647C"/>
    <w:rsid w:val="00BF73EA"/>
    <w:rsid w:val="00C274AB"/>
    <w:rsid w:val="00C566C5"/>
    <w:rsid w:val="00C57EE4"/>
    <w:rsid w:val="00C61D5F"/>
    <w:rsid w:val="00C76C2D"/>
    <w:rsid w:val="00C9136D"/>
    <w:rsid w:val="00CB3EF9"/>
    <w:rsid w:val="00CF63F0"/>
    <w:rsid w:val="00D26F15"/>
    <w:rsid w:val="00D75C64"/>
    <w:rsid w:val="00DB17EF"/>
    <w:rsid w:val="00DE1D8F"/>
    <w:rsid w:val="00DE37EB"/>
    <w:rsid w:val="00DF01F1"/>
    <w:rsid w:val="00DF67E5"/>
    <w:rsid w:val="00E0064A"/>
    <w:rsid w:val="00E17847"/>
    <w:rsid w:val="00E316A1"/>
    <w:rsid w:val="00E32A3A"/>
    <w:rsid w:val="00E501B4"/>
    <w:rsid w:val="00E66D99"/>
    <w:rsid w:val="00E71D97"/>
    <w:rsid w:val="00EA63BB"/>
    <w:rsid w:val="00ED568E"/>
    <w:rsid w:val="00F06BC8"/>
    <w:rsid w:val="00F076F9"/>
    <w:rsid w:val="00F4550E"/>
    <w:rsid w:val="00F71ED6"/>
    <w:rsid w:val="00F92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5D699"/>
  <w15:chartTrackingRefBased/>
  <w15:docId w15:val="{17E2E98E-99B4-4D3D-B332-AB1AB78A1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1AFB"/>
    <w:rPr>
      <w:color w:val="0563C1" w:themeColor="hyperlink"/>
      <w:u w:val="single"/>
    </w:rPr>
  </w:style>
  <w:style w:type="character" w:styleId="UnresolvedMention">
    <w:name w:val="Unresolved Mention"/>
    <w:basedOn w:val="DefaultParagraphFont"/>
    <w:uiPriority w:val="99"/>
    <w:semiHidden/>
    <w:unhideWhenUsed/>
    <w:rsid w:val="00191AFB"/>
    <w:rPr>
      <w:color w:val="605E5C"/>
      <w:shd w:val="clear" w:color="auto" w:fill="E1DFDD"/>
    </w:rPr>
  </w:style>
  <w:style w:type="paragraph" w:styleId="Header">
    <w:name w:val="header"/>
    <w:basedOn w:val="Normal"/>
    <w:link w:val="HeaderChar"/>
    <w:uiPriority w:val="99"/>
    <w:unhideWhenUsed/>
    <w:rsid w:val="00282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C4A"/>
  </w:style>
  <w:style w:type="paragraph" w:styleId="Footer">
    <w:name w:val="footer"/>
    <w:basedOn w:val="Normal"/>
    <w:link w:val="FooterChar"/>
    <w:uiPriority w:val="99"/>
    <w:unhideWhenUsed/>
    <w:rsid w:val="00282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C4A"/>
  </w:style>
  <w:style w:type="paragraph" w:styleId="Revision">
    <w:name w:val="Revision"/>
    <w:hidden/>
    <w:uiPriority w:val="99"/>
    <w:semiHidden/>
    <w:rsid w:val="00C274AB"/>
    <w:pPr>
      <w:spacing w:after="0" w:line="240" w:lineRule="auto"/>
    </w:pPr>
  </w:style>
  <w:style w:type="paragraph" w:styleId="BalloonText">
    <w:name w:val="Balloon Text"/>
    <w:basedOn w:val="Normal"/>
    <w:link w:val="BalloonTextChar"/>
    <w:uiPriority w:val="99"/>
    <w:semiHidden/>
    <w:unhideWhenUsed/>
    <w:rsid w:val="00C274A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274A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C274AB"/>
    <w:rPr>
      <w:sz w:val="16"/>
      <w:szCs w:val="16"/>
    </w:rPr>
  </w:style>
  <w:style w:type="paragraph" w:styleId="CommentText">
    <w:name w:val="annotation text"/>
    <w:basedOn w:val="Normal"/>
    <w:link w:val="CommentTextChar"/>
    <w:uiPriority w:val="99"/>
    <w:semiHidden/>
    <w:unhideWhenUsed/>
    <w:rsid w:val="00C274AB"/>
    <w:pPr>
      <w:spacing w:line="240" w:lineRule="auto"/>
    </w:pPr>
    <w:rPr>
      <w:sz w:val="20"/>
      <w:szCs w:val="20"/>
    </w:rPr>
  </w:style>
  <w:style w:type="character" w:customStyle="1" w:styleId="CommentTextChar">
    <w:name w:val="Comment Text Char"/>
    <w:basedOn w:val="DefaultParagraphFont"/>
    <w:link w:val="CommentText"/>
    <w:uiPriority w:val="99"/>
    <w:semiHidden/>
    <w:rsid w:val="00C274AB"/>
    <w:rPr>
      <w:sz w:val="20"/>
      <w:szCs w:val="20"/>
    </w:rPr>
  </w:style>
  <w:style w:type="paragraph" w:styleId="CommentSubject">
    <w:name w:val="annotation subject"/>
    <w:basedOn w:val="CommentText"/>
    <w:next w:val="CommentText"/>
    <w:link w:val="CommentSubjectChar"/>
    <w:uiPriority w:val="99"/>
    <w:semiHidden/>
    <w:unhideWhenUsed/>
    <w:rsid w:val="00C274AB"/>
    <w:rPr>
      <w:b/>
      <w:bCs/>
    </w:rPr>
  </w:style>
  <w:style w:type="character" w:customStyle="1" w:styleId="CommentSubjectChar">
    <w:name w:val="Comment Subject Char"/>
    <w:basedOn w:val="CommentTextChar"/>
    <w:link w:val="CommentSubject"/>
    <w:uiPriority w:val="99"/>
    <w:semiHidden/>
    <w:rsid w:val="00C274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aa.com/rankings/wrestling/d1/nwca-coaches" TargetMode="External"/><Relationship Id="rId21" Type="http://schemas.openxmlformats.org/officeDocument/2006/relationships/hyperlink" Target="https://www.sportingnews.com/us/ncaa-football/news/georgia-cincinnati-peach-bowl-college-football-playoff-expansion-debate/l28ho9cydjco14o0lrgzq7amw"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image" Target="media/image39.PNG"/><Relationship Id="rId16" Type="http://schemas.openxmlformats.org/officeDocument/2006/relationships/hyperlink" Target="https://sports.usatoday.com/ncaa/finances" TargetMode="External"/><Relationship Id="rId11" Type="http://schemas.openxmlformats.org/officeDocument/2006/relationships/hyperlink" Target="https://www.usnews.com/best-colleges/rankings/national-universities" TargetMode="External"/><Relationship Id="rId24" Type="http://schemas.openxmlformats.org/officeDocument/2006/relationships/hyperlink" Target="https://www.sbnation.com/college-football/2017/8/25/16102764/csu-new-stadium-pictures-capacity-fact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herosports.com/football-idaho-vandals-transition-big-sky-bzbz/" TargetMode="External"/><Relationship Id="rId45" Type="http://schemas.openxmlformats.org/officeDocument/2006/relationships/image" Target="media/image19.PNG"/><Relationship Id="rId53" Type="http://schemas.openxmlformats.org/officeDocument/2006/relationships/hyperlink" Target="https://www.tallahassee.com/story/sports/college/famu/2020/06/25/famu-fans-react-arch-rival-bethune-cookman-joining-swac/3261845001/" TargetMode="External"/><Relationship Id="rId58" Type="http://schemas.openxmlformats.org/officeDocument/2006/relationships/image" Target="media/image31.PNG"/><Relationship Id="rId66" Type="http://schemas.openxmlformats.org/officeDocument/2006/relationships/image" Target="media/image37.PNG"/><Relationship Id="rId74" Type="http://schemas.openxmlformats.org/officeDocument/2006/relationships/image" Target="media/image44.PNG"/><Relationship Id="rId79"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hyperlink" Target="http://www.ustfccca.org/infozone/v10/Rankings_History_List_Progression_report.php?q=(rank_group~equals~2030)(rank_sport_specific~equals~13)(rank_type~equals~1)(list_sub_group~equals~0)&amp;f=(ranking_year~slider~2008~2021)(SeasonBest~interval~5)" TargetMode="External"/><Relationship Id="rId14" Type="http://schemas.openxmlformats.org/officeDocument/2006/relationships/hyperlink" Target="https://www.clickorlando.com/sports/2018/01/01/peach-bowl-champions-ucf-knights-beat-auburn-ending-perfect-season/" TargetMode="External"/><Relationship Id="rId22" Type="http://schemas.openxmlformats.org/officeDocument/2006/relationships/hyperlink" Target="https://www.espn.com/college-sports/story/_/id/29034684/cincinnati-drops-men-soccer-program-amid-widespread-uncertainty"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abc15.com/sports/sports-blogs-local/majerle-top-teams-won-t-play-gcu-in-phoenix-anymore-because-their-fans-are-so-loud" TargetMode="External"/><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hyperlink" Target="https://www.theringer.com/2019/11/19/20972679/mac-midweek-games-maction-television-networks-fan-experience" TargetMode="External"/><Relationship Id="rId69" Type="http://schemas.openxmlformats.org/officeDocument/2006/relationships/hyperlink" Target="https://chicago.suntimes.com/2020/6/24/21302129/budget-issues-prompt-chicago-state-to-drop-baseball" TargetMode="External"/><Relationship Id="rId77" Type="http://schemas.openxmlformats.org/officeDocument/2006/relationships/image" Target="media/image47.PNG"/><Relationship Id="rId8" Type="http://schemas.openxmlformats.org/officeDocument/2006/relationships/hyperlink" Target="https://www.athleticdirectoru.com/articles/limit-spending-to-save-college-sports/" TargetMode="External"/><Relationship Id="rId51" Type="http://schemas.openxmlformats.org/officeDocument/2006/relationships/image" Target="media/image25.png"/><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ports.usatoday.com/ncaa/finances" TargetMode="External"/><Relationship Id="rId25" Type="http://schemas.openxmlformats.org/officeDocument/2006/relationships/hyperlink" Target="https://247sports.com/college/north-dakota-state/Article/brake-fbs-question-133770261/" TargetMode="External"/><Relationship Id="rId33" Type="http://schemas.openxmlformats.org/officeDocument/2006/relationships/image" Target="media/image11.PNG"/><Relationship Id="rId38" Type="http://schemas.openxmlformats.org/officeDocument/2006/relationships/hyperlink" Target="https://www.espn.com/mens-college-basketball/standings/_/season/2003/group/21" TargetMode="External"/><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hyperlink" Target="https://www.thejambar.com/should-ysu-join-the-mac/" TargetMode="External"/><Relationship Id="rId73" Type="http://schemas.openxmlformats.org/officeDocument/2006/relationships/image" Target="media/image4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ashingtonpost.com/sf/sports/wp/2015/11/23/running-up-the-bills/" TargetMode="External"/><Relationship Id="rId13" Type="http://schemas.openxmlformats.org/officeDocument/2006/relationships/hyperlink" Target="https://www.usatoday.com/story/sports/ncaaf/2018/05/04/did-central-florida-go-too-far-national-championship-celebration/578068002/" TargetMode="External"/><Relationship Id="rId18" Type="http://schemas.openxmlformats.org/officeDocument/2006/relationships/hyperlink" Target="http://www.ustfccca.org/infozone/v10/Rankings_History_List_Progression_report.php?q=(rank_type~equals~1)(rank_group~equals~2030)(rank_sport_specific~equals~12)&amp;f=(ranking_year~slider~2008~2021)(SeasonBest~interval~5)" TargetMode="External"/><Relationship Id="rId39" Type="http://schemas.openxmlformats.org/officeDocument/2006/relationships/hyperlink" Target="https://sports.usatoday.com/ncaa/finances" TargetMode="Externa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6.PNG"/><Relationship Id="rId7" Type="http://schemas.openxmlformats.org/officeDocument/2006/relationships/hyperlink" Target="https://apnews.com/article/virus-outbreak-college-football-basketball-football-ohio-b3967c32a71b438da1ee5d314e20daae" TargetMode="External"/><Relationship Id="rId71"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collegefootballnews.com/2020/07/2020-cfn-five-year-program-analysis-college-football-rankings-1-13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2D1EDC1-18F0-4643-AEE1-F7D881FFA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4230</Words>
  <Characters>24117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McGrath</dc:creator>
  <cp:keywords/>
  <dc:description/>
  <cp:lastModifiedBy>Conor McGrath</cp:lastModifiedBy>
  <cp:revision>2</cp:revision>
  <dcterms:created xsi:type="dcterms:W3CDTF">2021-01-11T05:49:00Z</dcterms:created>
  <dcterms:modified xsi:type="dcterms:W3CDTF">2021-01-11T05:49:00Z</dcterms:modified>
</cp:coreProperties>
</file>